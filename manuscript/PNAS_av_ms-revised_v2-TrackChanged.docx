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418A4989" w:rsidR="00E6133D" w:rsidRPr="0027498E" w:rsidRDefault="007527BE" w:rsidP="007527BE">
      <w:pPr>
        <w:rPr>
          <w:rFonts w:ascii="Arial" w:hAnsi="Arial" w:cs="Arial"/>
          <w:sz w:val="36"/>
          <w:szCs w:val="36"/>
        </w:rPr>
      </w:pPr>
      <w:bookmarkStart w:id="0" w:name="_GoBack"/>
      <w:bookmarkEnd w:id="0"/>
      <w:r w:rsidRPr="0027498E">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Pr="0027498E" w:rsidRDefault="00DF48AE" w:rsidP="00E6133D">
      <w:pPr>
        <w:jc w:val="center"/>
        <w:rPr>
          <w:rFonts w:ascii="Arial" w:hAnsi="Arial" w:cs="Arial"/>
          <w:sz w:val="36"/>
          <w:szCs w:val="36"/>
        </w:rPr>
      </w:pPr>
    </w:p>
    <w:p w14:paraId="1649890B" w14:textId="77777777" w:rsidR="00E6133D" w:rsidRPr="0027498E" w:rsidRDefault="00E6133D" w:rsidP="00E6133D">
      <w:pPr>
        <w:rPr>
          <w:rFonts w:ascii="Arial" w:hAnsi="Arial" w:cs="Arial"/>
          <w:b/>
          <w:sz w:val="28"/>
          <w:szCs w:val="28"/>
        </w:rPr>
      </w:pPr>
      <w:r w:rsidRPr="0027498E">
        <w:rPr>
          <w:rFonts w:ascii="Arial" w:hAnsi="Arial" w:cs="Arial"/>
          <w:b/>
          <w:sz w:val="28"/>
          <w:szCs w:val="28"/>
        </w:rPr>
        <w:t>Main Manuscript for</w:t>
      </w:r>
    </w:p>
    <w:p w14:paraId="12588F07" w14:textId="7EE6124F" w:rsidR="00E6133D" w:rsidRPr="0027498E" w:rsidRDefault="006F5BD3" w:rsidP="00E6133D">
      <w:pPr>
        <w:rPr>
          <w:rFonts w:ascii="Arial" w:hAnsi="Arial" w:cs="Arial"/>
          <w:sz w:val="28"/>
          <w:szCs w:val="28"/>
        </w:rPr>
      </w:pPr>
      <w:r w:rsidRPr="0027498E">
        <w:rPr>
          <w:rFonts w:ascii="Arial" w:hAnsi="Arial" w:cs="Arial"/>
          <w:sz w:val="28"/>
          <w:szCs w:val="28"/>
        </w:rPr>
        <w:t>The global demand and potential public health impact of oral antiviral treatment stockpile for influenza pandemics</w:t>
      </w:r>
    </w:p>
    <w:p w14:paraId="5B595776" w14:textId="77777777" w:rsidR="006F5BD3" w:rsidRPr="0027498E" w:rsidRDefault="006F5BD3" w:rsidP="00E6133D">
      <w:pPr>
        <w:rPr>
          <w:rFonts w:ascii="Arial" w:hAnsi="Arial" w:cs="Arial"/>
          <w:sz w:val="20"/>
          <w:szCs w:val="20"/>
        </w:rPr>
      </w:pPr>
    </w:p>
    <w:p w14:paraId="6A73B9E9" w14:textId="0B57A872" w:rsidR="00E6133D" w:rsidRPr="0027498E" w:rsidRDefault="006F5BD3" w:rsidP="00E6133D">
      <w:pPr>
        <w:rPr>
          <w:rFonts w:ascii="Arial" w:hAnsi="Arial" w:cs="Arial"/>
          <w:sz w:val="20"/>
          <w:szCs w:val="20"/>
        </w:rPr>
      </w:pPr>
      <w:r w:rsidRPr="0027498E">
        <w:rPr>
          <w:rFonts w:ascii="Arial" w:hAnsi="Arial" w:cs="Arial"/>
          <w:sz w:val="20"/>
          <w:szCs w:val="20"/>
        </w:rPr>
        <w:t>Alvin X. Han</w:t>
      </w:r>
      <w:r w:rsidRPr="0027498E">
        <w:rPr>
          <w:rFonts w:ascii="Arial" w:hAnsi="Arial" w:cs="Arial"/>
          <w:sz w:val="20"/>
          <w:szCs w:val="20"/>
          <w:vertAlign w:val="superscript"/>
        </w:rPr>
        <w:t>1</w:t>
      </w:r>
      <w:r w:rsidRPr="0027498E">
        <w:rPr>
          <w:rFonts w:ascii="Arial" w:hAnsi="Arial" w:cs="Arial"/>
          <w:sz w:val="20"/>
          <w:szCs w:val="20"/>
        </w:rPr>
        <w:t>, Katina D. Hulme</w:t>
      </w:r>
      <w:r w:rsidRPr="0027498E">
        <w:rPr>
          <w:rFonts w:ascii="Arial" w:hAnsi="Arial" w:cs="Arial"/>
          <w:sz w:val="20"/>
          <w:szCs w:val="20"/>
          <w:vertAlign w:val="superscript"/>
        </w:rPr>
        <w:t>1</w:t>
      </w:r>
      <w:r w:rsidRPr="0027498E">
        <w:rPr>
          <w:rFonts w:ascii="Arial" w:hAnsi="Arial" w:cs="Arial"/>
          <w:sz w:val="20"/>
          <w:szCs w:val="20"/>
        </w:rPr>
        <w:t>, Colin A. Russell</w:t>
      </w:r>
      <w:r w:rsidRPr="0027498E">
        <w:rPr>
          <w:rFonts w:ascii="Arial" w:hAnsi="Arial" w:cs="Arial"/>
          <w:sz w:val="20"/>
          <w:szCs w:val="20"/>
          <w:vertAlign w:val="superscript"/>
        </w:rPr>
        <w:t>1</w:t>
      </w:r>
    </w:p>
    <w:p w14:paraId="7EA62480" w14:textId="39D59861" w:rsidR="00530215" w:rsidRPr="0027498E" w:rsidRDefault="006F5BD3" w:rsidP="00E6133D">
      <w:pPr>
        <w:rPr>
          <w:rFonts w:ascii="Arial" w:hAnsi="Arial" w:cs="Arial"/>
          <w:sz w:val="20"/>
          <w:szCs w:val="20"/>
        </w:rPr>
      </w:pPr>
      <w:r w:rsidRPr="0027498E">
        <w:rPr>
          <w:rFonts w:ascii="Arial" w:hAnsi="Arial" w:cs="Arial"/>
          <w:sz w:val="20"/>
          <w:szCs w:val="20"/>
          <w:vertAlign w:val="superscript"/>
        </w:rPr>
        <w:t>1</w:t>
      </w:r>
      <w:r w:rsidRPr="0027498E">
        <w:rPr>
          <w:rFonts w:ascii="Arial" w:hAnsi="Arial" w:cs="Arial"/>
          <w:sz w:val="20"/>
          <w:szCs w:val="20"/>
        </w:rPr>
        <w:t>Department of Medical Microbiology and Infection Prevention, Amsterdam University Medical Center, University of Amsterdam, Amsterdam, The Netherlands</w:t>
      </w:r>
    </w:p>
    <w:p w14:paraId="137F6952" w14:textId="78A78516" w:rsidR="00530215" w:rsidRPr="0027498E" w:rsidRDefault="00E6133D" w:rsidP="00E6133D">
      <w:pPr>
        <w:rPr>
          <w:rFonts w:ascii="Arial" w:hAnsi="Arial" w:cs="Arial"/>
          <w:sz w:val="20"/>
          <w:szCs w:val="20"/>
        </w:rPr>
      </w:pPr>
      <w:r w:rsidRPr="0027498E">
        <w:rPr>
          <w:rFonts w:ascii="Arial" w:hAnsi="Arial" w:cs="Arial"/>
          <w:sz w:val="20"/>
          <w:szCs w:val="20"/>
        </w:rPr>
        <w:t>*</w:t>
      </w:r>
      <w:r w:rsidR="002104C4" w:rsidRPr="0027498E">
        <w:rPr>
          <w:rFonts w:ascii="Arial" w:hAnsi="Arial" w:cs="Arial"/>
          <w:sz w:val="20"/>
          <w:szCs w:val="20"/>
        </w:rPr>
        <w:t xml:space="preserve">Corresponding author: </w:t>
      </w:r>
      <w:r w:rsidR="00530215" w:rsidRPr="0027498E">
        <w:rPr>
          <w:rFonts w:ascii="Arial" w:hAnsi="Arial" w:cs="Arial"/>
          <w:sz w:val="20"/>
          <w:szCs w:val="20"/>
        </w:rPr>
        <w:t>Alvin X. Han</w:t>
      </w:r>
    </w:p>
    <w:p w14:paraId="46D7756D" w14:textId="77062D19" w:rsidR="00E6133D" w:rsidRPr="0027498E" w:rsidRDefault="00E6133D" w:rsidP="00E6133D">
      <w:pPr>
        <w:rPr>
          <w:rFonts w:ascii="Arial" w:hAnsi="Arial" w:cs="Arial"/>
          <w:sz w:val="20"/>
          <w:szCs w:val="20"/>
        </w:rPr>
      </w:pPr>
      <w:r w:rsidRPr="0027498E">
        <w:rPr>
          <w:rFonts w:ascii="Arial" w:hAnsi="Arial" w:cs="Arial"/>
          <w:b/>
          <w:sz w:val="20"/>
          <w:szCs w:val="20"/>
        </w:rPr>
        <w:t xml:space="preserve">Email: </w:t>
      </w:r>
      <w:r w:rsidRPr="0027498E">
        <w:rPr>
          <w:rFonts w:ascii="Arial" w:hAnsi="Arial" w:cs="Arial"/>
          <w:sz w:val="20"/>
          <w:szCs w:val="20"/>
        </w:rPr>
        <w:t xml:space="preserve"> </w:t>
      </w:r>
      <w:hyperlink r:id="rId9" w:history="1">
        <w:r w:rsidR="00426834" w:rsidRPr="0027498E">
          <w:rPr>
            <w:rStyle w:val="Hyperlink"/>
            <w:rFonts w:ascii="Arial" w:hAnsi="Arial" w:cs="Arial"/>
          </w:rPr>
          <w:t>x.han@amsterdamumc.nl</w:t>
        </w:r>
      </w:hyperlink>
      <w:r w:rsidR="00426834" w:rsidRPr="0027498E">
        <w:rPr>
          <w:rFonts w:ascii="Arial" w:hAnsi="Arial" w:cs="Arial"/>
        </w:rPr>
        <w:t xml:space="preserve"> </w:t>
      </w:r>
    </w:p>
    <w:p w14:paraId="26949957" w14:textId="2CC0CC21" w:rsidR="00725DF4" w:rsidRPr="0027498E" w:rsidRDefault="0000153A" w:rsidP="002A7053">
      <w:pPr>
        <w:rPr>
          <w:rFonts w:ascii="Arial" w:hAnsi="Arial" w:cs="Arial"/>
          <w:sz w:val="20"/>
          <w:szCs w:val="20"/>
        </w:rPr>
      </w:pPr>
      <w:r w:rsidRPr="0027498E">
        <w:rPr>
          <w:rFonts w:ascii="Arial" w:hAnsi="Arial" w:cs="Arial"/>
          <w:sz w:val="20"/>
          <w:szCs w:val="20"/>
        </w:rPr>
        <w:t xml:space="preserve">PNAS requires the corresponding author to provide an </w:t>
      </w:r>
      <w:r w:rsidR="00A84DC9" w:rsidRPr="0027498E">
        <w:rPr>
          <w:rFonts w:ascii="Arial" w:hAnsi="Arial" w:cs="Arial"/>
          <w:sz w:val="20"/>
          <w:szCs w:val="20"/>
        </w:rPr>
        <w:t>ORCID identifier</w:t>
      </w:r>
      <w:r w:rsidR="002A7053" w:rsidRPr="0027498E">
        <w:rPr>
          <w:rFonts w:ascii="Arial" w:hAnsi="Arial" w:cs="Arial"/>
          <w:sz w:val="20"/>
          <w:szCs w:val="20"/>
        </w:rPr>
        <w:t> </w:t>
      </w:r>
      <w:r w:rsidRPr="0027498E">
        <w:rPr>
          <w:rFonts w:ascii="Arial" w:hAnsi="Arial" w:cs="Arial"/>
          <w:sz w:val="20"/>
          <w:szCs w:val="20"/>
        </w:rPr>
        <w:t>at submission and strongly encourages all authors to use an ORCID ID</w:t>
      </w:r>
      <w:r w:rsidR="002A7053" w:rsidRPr="0027498E">
        <w:rPr>
          <w:rFonts w:ascii="Arial" w:hAnsi="Arial" w:cs="Arial"/>
          <w:sz w:val="20"/>
          <w:szCs w:val="20"/>
        </w:rPr>
        <w:t>.</w:t>
      </w:r>
      <w:r w:rsidR="003830A5" w:rsidRPr="0027498E">
        <w:rPr>
          <w:rFonts w:ascii="Arial" w:hAnsi="Arial" w:cs="Arial"/>
          <w:sz w:val="20"/>
          <w:szCs w:val="20"/>
        </w:rPr>
        <w:t xml:space="preserve"> Do not include ORCIDs in the manuscript file; i</w:t>
      </w:r>
      <w:r w:rsidR="002A7053" w:rsidRPr="0027498E">
        <w:rPr>
          <w:rFonts w:ascii="Arial" w:hAnsi="Arial" w:cs="Arial"/>
          <w:sz w:val="20"/>
          <w:szCs w:val="20"/>
        </w:rPr>
        <w:t xml:space="preserve">ndividual authors must link their ORCID account to their PNAS </w:t>
      </w:r>
      <w:r w:rsidR="00A84DC9" w:rsidRPr="0027498E">
        <w:rPr>
          <w:rFonts w:ascii="Arial" w:hAnsi="Arial" w:cs="Arial"/>
          <w:sz w:val="20"/>
          <w:szCs w:val="20"/>
        </w:rPr>
        <w:t xml:space="preserve">profile </w:t>
      </w:r>
      <w:r w:rsidR="002A7053" w:rsidRPr="0027498E">
        <w:rPr>
          <w:rFonts w:ascii="Arial" w:hAnsi="Arial" w:cs="Arial"/>
          <w:sz w:val="20"/>
          <w:szCs w:val="20"/>
        </w:rPr>
        <w:t xml:space="preserve">at </w:t>
      </w:r>
      <w:hyperlink r:id="rId10" w:history="1">
        <w:r w:rsidR="002A7053" w:rsidRPr="0027498E">
          <w:rPr>
            <w:rStyle w:val="Hyperlink"/>
            <w:rFonts w:ascii="Arial" w:hAnsi="Arial" w:cs="Arial"/>
            <w:sz w:val="20"/>
            <w:szCs w:val="20"/>
          </w:rPr>
          <w:t>www.pnascentral.org</w:t>
        </w:r>
      </w:hyperlink>
      <w:r w:rsidR="002A7053" w:rsidRPr="0027498E">
        <w:rPr>
          <w:rFonts w:ascii="Arial" w:hAnsi="Arial" w:cs="Arial"/>
          <w:sz w:val="20"/>
          <w:szCs w:val="20"/>
        </w:rPr>
        <w:t>. For proper authentication, authors are not permitted to add ORCIDs on proofs.</w:t>
      </w:r>
      <w:r w:rsidR="00A84DC9" w:rsidRPr="0027498E">
        <w:rPr>
          <w:rFonts w:ascii="Arial" w:hAnsi="Arial" w:cs="Arial"/>
          <w:color w:val="FF0000"/>
        </w:rPr>
        <w:t xml:space="preserve"> </w:t>
      </w:r>
      <w:bookmarkStart w:id="1" w:name="_Hlk205559148"/>
      <w:r w:rsidR="00A84DC9" w:rsidRPr="0027498E">
        <w:rPr>
          <w:rFonts w:ascii="Arial" w:hAnsi="Arial" w:cs="Arial"/>
          <w:sz w:val="20"/>
          <w:szCs w:val="20"/>
        </w:rPr>
        <w:fldChar w:fldCharType="begin"/>
      </w:r>
      <w:r w:rsidR="00A84DC9" w:rsidRPr="0027498E">
        <w:rPr>
          <w:rFonts w:ascii="Arial" w:hAnsi="Arial" w:cs="Arial"/>
          <w:sz w:val="20"/>
          <w:szCs w:val="20"/>
        </w:rPr>
        <w:instrText>HYPERLINK "https://orcid.org/"</w:instrText>
      </w:r>
      <w:r w:rsidR="00A84DC9" w:rsidRPr="0027498E">
        <w:rPr>
          <w:rFonts w:ascii="Arial" w:hAnsi="Arial" w:cs="Arial"/>
          <w:sz w:val="20"/>
          <w:szCs w:val="20"/>
        </w:rPr>
        <w:fldChar w:fldCharType="separate"/>
      </w:r>
      <w:r w:rsidR="00A84DC9" w:rsidRPr="0027498E">
        <w:rPr>
          <w:rStyle w:val="Hyperlink"/>
          <w:rFonts w:ascii="Arial" w:hAnsi="Arial" w:cs="Arial"/>
          <w:sz w:val="20"/>
          <w:szCs w:val="20"/>
        </w:rPr>
        <w:t>Learn more or register for ORCID</w:t>
      </w:r>
      <w:r w:rsidR="00A84DC9" w:rsidRPr="0027498E">
        <w:rPr>
          <w:rFonts w:ascii="Arial" w:hAnsi="Arial" w:cs="Arial"/>
          <w:sz w:val="20"/>
          <w:szCs w:val="20"/>
        </w:rPr>
        <w:fldChar w:fldCharType="end"/>
      </w:r>
      <w:r w:rsidR="00A84DC9" w:rsidRPr="0027498E">
        <w:rPr>
          <w:rFonts w:ascii="Arial" w:hAnsi="Arial" w:cs="Arial"/>
          <w:sz w:val="20"/>
          <w:szCs w:val="20"/>
        </w:rPr>
        <w:t>.</w:t>
      </w:r>
      <w:bookmarkEnd w:id="1"/>
    </w:p>
    <w:p w14:paraId="1A4002EE" w14:textId="4FC96725" w:rsidR="00623869" w:rsidRPr="0027498E" w:rsidRDefault="00623869" w:rsidP="00623869">
      <w:pPr>
        <w:rPr>
          <w:rFonts w:ascii="Arial" w:hAnsi="Arial" w:cs="Arial"/>
          <w:sz w:val="20"/>
          <w:szCs w:val="20"/>
        </w:rPr>
      </w:pPr>
      <w:r w:rsidRPr="0027498E">
        <w:rPr>
          <w:rFonts w:ascii="Arial" w:hAnsi="Arial" w:cs="Arial"/>
          <w:b/>
          <w:sz w:val="20"/>
          <w:szCs w:val="20"/>
        </w:rPr>
        <w:t xml:space="preserve">Author Contributions: </w:t>
      </w:r>
      <w:r w:rsidR="006F5BD3" w:rsidRPr="0027498E">
        <w:rPr>
          <w:rFonts w:ascii="Arial" w:hAnsi="Arial" w:cs="Arial"/>
          <w:sz w:val="20"/>
          <w:szCs w:val="20"/>
        </w:rPr>
        <w:t>A.X.H. and C.A.R. contributed to conceptualization and funding acquisition. A.X.H. contributed to methodology, formal analysis and data curation, and wrote the original draft. A.X.H., K.D.H. and C.A.R. contributed to investigation, validation and visualization. C.A.R. provided supervision. All authors reviewed and edited the manuscript.</w:t>
      </w:r>
    </w:p>
    <w:p w14:paraId="7C86E4A8" w14:textId="5E386BF1" w:rsidR="001C3F63" w:rsidRPr="0027498E" w:rsidRDefault="001C3F63" w:rsidP="001C3F63">
      <w:pPr>
        <w:spacing w:after="120" w:line="360" w:lineRule="auto"/>
        <w:outlineLvl w:val="0"/>
        <w:rPr>
          <w:rFonts w:ascii="Arial" w:eastAsia="Times New Roman" w:hAnsi="Arial" w:cs="Arial"/>
          <w:b/>
          <w:sz w:val="20"/>
          <w:szCs w:val="24"/>
        </w:rPr>
      </w:pPr>
      <w:r w:rsidRPr="0027498E">
        <w:rPr>
          <w:rFonts w:ascii="Arial" w:eastAsia="Times New Roman" w:hAnsi="Arial" w:cs="Arial"/>
          <w:b/>
          <w:sz w:val="20"/>
          <w:szCs w:val="24"/>
        </w:rPr>
        <w:t xml:space="preserve">Data </w:t>
      </w:r>
      <w:r w:rsidR="00AC542D" w:rsidRPr="0027498E">
        <w:rPr>
          <w:rFonts w:ascii="Arial" w:eastAsia="Times New Roman" w:hAnsi="Arial" w:cs="Arial"/>
          <w:b/>
          <w:sz w:val="20"/>
          <w:szCs w:val="24"/>
        </w:rPr>
        <w:t xml:space="preserve">and code </w:t>
      </w:r>
      <w:r w:rsidRPr="0027498E">
        <w:rPr>
          <w:rFonts w:ascii="Arial" w:eastAsia="Times New Roman" w:hAnsi="Arial" w:cs="Arial"/>
          <w:b/>
          <w:sz w:val="20"/>
          <w:szCs w:val="24"/>
        </w:rPr>
        <w:t xml:space="preserve">availability: </w:t>
      </w:r>
      <w:r w:rsidRPr="0027498E">
        <w:rPr>
          <w:rFonts w:ascii="Arial" w:eastAsia="Times New Roman" w:hAnsi="Arial" w:cs="Arial"/>
          <w:sz w:val="20"/>
          <w:szCs w:val="24"/>
        </w:rPr>
        <w:t xml:space="preserve">All simulation data, model source and custom analysis codes are available at </w:t>
      </w:r>
      <w:hyperlink r:id="rId11" w:history="1">
        <w:r w:rsidRPr="0027498E">
          <w:rPr>
            <w:rFonts w:ascii="Arial" w:eastAsia="Times New Roman" w:hAnsi="Arial" w:cs="Arial"/>
            <w:color w:val="0000FF"/>
            <w:sz w:val="20"/>
            <w:szCs w:val="24"/>
            <w:u w:val="single"/>
            <w:lang w:val="en-SG"/>
          </w:rPr>
          <w:t>https://github.com/AMC-LAEB/flu-antiviral-stockpile</w:t>
        </w:r>
      </w:hyperlink>
      <w:r w:rsidRPr="0027498E">
        <w:rPr>
          <w:rFonts w:ascii="Arial" w:eastAsia="Times New Roman" w:hAnsi="Arial" w:cs="Arial"/>
          <w:sz w:val="20"/>
          <w:szCs w:val="24"/>
          <w:lang w:val="en-SG"/>
        </w:rPr>
        <w:t>.</w:t>
      </w:r>
    </w:p>
    <w:p w14:paraId="7A5DDA98" w14:textId="7AB0F2E1" w:rsidR="00623869" w:rsidRPr="0027498E" w:rsidRDefault="00623869" w:rsidP="00623869">
      <w:pPr>
        <w:rPr>
          <w:rFonts w:ascii="Arial" w:hAnsi="Arial" w:cs="Arial"/>
          <w:sz w:val="20"/>
          <w:szCs w:val="20"/>
        </w:rPr>
      </w:pPr>
      <w:r w:rsidRPr="0027498E">
        <w:rPr>
          <w:rFonts w:ascii="Arial" w:hAnsi="Arial" w:cs="Arial"/>
          <w:b/>
          <w:sz w:val="20"/>
          <w:szCs w:val="20"/>
        </w:rPr>
        <w:t xml:space="preserve">Competing Interest Statement: </w:t>
      </w:r>
      <w:r w:rsidR="006F5BD3" w:rsidRPr="0027498E">
        <w:rPr>
          <w:rFonts w:ascii="Arial" w:hAnsi="Arial" w:cs="Arial"/>
          <w:sz w:val="20"/>
          <w:szCs w:val="20"/>
        </w:rPr>
        <w:t>We declare no competing interests</w:t>
      </w:r>
      <w:r w:rsidRPr="0027498E">
        <w:rPr>
          <w:rFonts w:ascii="Arial" w:hAnsi="Arial" w:cs="Arial"/>
          <w:sz w:val="20"/>
          <w:szCs w:val="20"/>
        </w:rPr>
        <w:t xml:space="preserve">. </w:t>
      </w:r>
    </w:p>
    <w:p w14:paraId="61606AE0" w14:textId="67701ADA" w:rsidR="00E6133D" w:rsidRPr="0027498E" w:rsidRDefault="00E6133D" w:rsidP="00E6133D">
      <w:pPr>
        <w:rPr>
          <w:rFonts w:ascii="Arial" w:hAnsi="Arial" w:cs="Arial"/>
          <w:sz w:val="20"/>
          <w:szCs w:val="20"/>
        </w:rPr>
      </w:pPr>
      <w:r w:rsidRPr="0027498E">
        <w:rPr>
          <w:rFonts w:ascii="Arial" w:hAnsi="Arial" w:cs="Arial"/>
          <w:b/>
          <w:sz w:val="20"/>
          <w:szCs w:val="20"/>
        </w:rPr>
        <w:t>Classification</w:t>
      </w:r>
      <w:r w:rsidR="00623869" w:rsidRPr="0027498E">
        <w:rPr>
          <w:rFonts w:ascii="Arial" w:hAnsi="Arial" w:cs="Arial"/>
          <w:b/>
          <w:sz w:val="20"/>
          <w:szCs w:val="20"/>
        </w:rPr>
        <w:t xml:space="preserve">: </w:t>
      </w:r>
      <w:r w:rsidR="004857F5" w:rsidRPr="0027498E">
        <w:rPr>
          <w:rFonts w:ascii="Arial" w:hAnsi="Arial" w:cs="Arial"/>
          <w:sz w:val="20"/>
          <w:szCs w:val="20"/>
        </w:rPr>
        <w:t>Biological Sciences, Applied Biological Sciences</w:t>
      </w:r>
      <w:r w:rsidRPr="0027498E">
        <w:rPr>
          <w:rFonts w:ascii="Arial" w:hAnsi="Arial" w:cs="Arial"/>
          <w:sz w:val="20"/>
          <w:szCs w:val="20"/>
        </w:rPr>
        <w:t>.</w:t>
      </w:r>
    </w:p>
    <w:p w14:paraId="18812061" w14:textId="26FB1D5F" w:rsidR="00E6133D" w:rsidRPr="0027498E" w:rsidRDefault="00E6133D" w:rsidP="00E6133D">
      <w:pPr>
        <w:rPr>
          <w:rFonts w:ascii="Arial" w:hAnsi="Arial" w:cs="Arial"/>
          <w:sz w:val="20"/>
          <w:szCs w:val="20"/>
        </w:rPr>
      </w:pPr>
      <w:r w:rsidRPr="0027498E">
        <w:rPr>
          <w:rFonts w:ascii="Arial" w:hAnsi="Arial" w:cs="Arial"/>
          <w:b/>
          <w:sz w:val="20"/>
          <w:szCs w:val="20"/>
        </w:rPr>
        <w:t>Keywords</w:t>
      </w:r>
      <w:r w:rsidR="00623869" w:rsidRPr="0027498E">
        <w:rPr>
          <w:rFonts w:ascii="Arial" w:hAnsi="Arial" w:cs="Arial"/>
          <w:b/>
          <w:sz w:val="20"/>
          <w:szCs w:val="20"/>
        </w:rPr>
        <w:t xml:space="preserve">: </w:t>
      </w:r>
      <w:r w:rsidR="00AC36BD" w:rsidRPr="0027498E">
        <w:rPr>
          <w:rFonts w:ascii="Arial" w:hAnsi="Arial" w:cs="Arial"/>
          <w:sz w:val="20"/>
          <w:szCs w:val="20"/>
        </w:rPr>
        <w:t xml:space="preserve">Influenza pandemic, antiviral stockpiling, </w:t>
      </w:r>
      <w:r w:rsidR="00206619" w:rsidRPr="0027498E">
        <w:rPr>
          <w:rFonts w:ascii="Arial" w:hAnsi="Arial" w:cs="Arial"/>
          <w:sz w:val="20"/>
          <w:szCs w:val="20"/>
        </w:rPr>
        <w:t xml:space="preserve">oral antivirals, </w:t>
      </w:r>
      <w:r w:rsidR="00AC36BD" w:rsidRPr="0027498E">
        <w:rPr>
          <w:rFonts w:ascii="Arial" w:hAnsi="Arial" w:cs="Arial"/>
          <w:sz w:val="20"/>
          <w:szCs w:val="20"/>
        </w:rPr>
        <w:t xml:space="preserve">pandemic preparedness, </w:t>
      </w:r>
      <w:r w:rsidR="00206619" w:rsidRPr="0027498E">
        <w:rPr>
          <w:rFonts w:ascii="Arial" w:hAnsi="Arial" w:cs="Arial"/>
          <w:sz w:val="20"/>
          <w:szCs w:val="20"/>
        </w:rPr>
        <w:t>public health</w:t>
      </w:r>
      <w:r w:rsidR="00AC36BD" w:rsidRPr="0027498E">
        <w:rPr>
          <w:rFonts w:ascii="Arial" w:hAnsi="Arial" w:cs="Arial"/>
          <w:sz w:val="20"/>
          <w:szCs w:val="20"/>
        </w:rPr>
        <w:t xml:space="preserve">. </w:t>
      </w:r>
    </w:p>
    <w:p w14:paraId="1265A261" w14:textId="77777777" w:rsidR="00623869" w:rsidRPr="0027498E" w:rsidRDefault="00623869" w:rsidP="00E6133D">
      <w:pPr>
        <w:rPr>
          <w:rFonts w:ascii="Arial" w:hAnsi="Arial" w:cs="Arial"/>
          <w:b/>
          <w:sz w:val="20"/>
          <w:szCs w:val="20"/>
        </w:rPr>
      </w:pPr>
    </w:p>
    <w:p w14:paraId="788EAF02" w14:textId="21CEB795" w:rsidR="00E6133D" w:rsidRPr="0027498E" w:rsidRDefault="00E6133D" w:rsidP="00E6133D">
      <w:pPr>
        <w:rPr>
          <w:rFonts w:ascii="Arial" w:hAnsi="Arial" w:cs="Arial"/>
          <w:b/>
          <w:sz w:val="20"/>
          <w:szCs w:val="20"/>
        </w:rPr>
      </w:pPr>
      <w:r w:rsidRPr="0027498E">
        <w:rPr>
          <w:rFonts w:ascii="Arial" w:hAnsi="Arial" w:cs="Arial"/>
          <w:b/>
          <w:sz w:val="20"/>
          <w:szCs w:val="20"/>
        </w:rPr>
        <w:t>This PDF file includes:</w:t>
      </w:r>
    </w:p>
    <w:p w14:paraId="14DCCC60" w14:textId="77777777" w:rsidR="00E6133D" w:rsidRPr="0027498E" w:rsidRDefault="00E6133D" w:rsidP="00E6133D">
      <w:pPr>
        <w:ind w:left="720"/>
        <w:contextualSpacing/>
        <w:rPr>
          <w:rFonts w:ascii="Arial" w:hAnsi="Arial" w:cs="Arial"/>
          <w:sz w:val="20"/>
          <w:szCs w:val="20"/>
        </w:rPr>
      </w:pPr>
      <w:r w:rsidRPr="0027498E">
        <w:rPr>
          <w:rFonts w:ascii="Arial" w:hAnsi="Arial" w:cs="Arial"/>
          <w:sz w:val="20"/>
          <w:szCs w:val="20"/>
        </w:rPr>
        <w:t>Main Text</w:t>
      </w:r>
    </w:p>
    <w:p w14:paraId="4EEAF45F" w14:textId="04A0E7FB" w:rsidR="00474D11" w:rsidRPr="0027498E" w:rsidRDefault="00E6133D" w:rsidP="00474D11">
      <w:pPr>
        <w:ind w:left="720"/>
        <w:contextualSpacing/>
        <w:rPr>
          <w:rFonts w:ascii="Arial" w:hAnsi="Arial" w:cs="Arial"/>
          <w:sz w:val="20"/>
          <w:szCs w:val="20"/>
        </w:rPr>
      </w:pPr>
      <w:r w:rsidRPr="0027498E">
        <w:rPr>
          <w:rFonts w:ascii="Arial" w:hAnsi="Arial" w:cs="Arial"/>
          <w:sz w:val="20"/>
          <w:szCs w:val="20"/>
        </w:rPr>
        <w:t xml:space="preserve">Figures 1 to </w:t>
      </w:r>
      <w:r w:rsidR="00031FBA" w:rsidRPr="0027498E">
        <w:rPr>
          <w:rFonts w:ascii="Arial" w:hAnsi="Arial" w:cs="Arial"/>
          <w:sz w:val="20"/>
          <w:szCs w:val="20"/>
        </w:rPr>
        <w:t>4</w:t>
      </w:r>
    </w:p>
    <w:p w14:paraId="7CE13B89" w14:textId="77777777" w:rsidR="00031FBA" w:rsidRPr="0027498E" w:rsidRDefault="00031FBA">
      <w:pPr>
        <w:rPr>
          <w:rFonts w:ascii="Arial" w:hAnsi="Arial" w:cs="Arial"/>
          <w:sz w:val="20"/>
          <w:szCs w:val="20"/>
        </w:rPr>
      </w:pPr>
      <w:bookmarkStart w:id="2" w:name="30j0zll" w:colFirst="0" w:colLast="0"/>
      <w:bookmarkStart w:id="3" w:name="1fob9te" w:colFirst="0" w:colLast="0"/>
      <w:bookmarkEnd w:id="2"/>
      <w:bookmarkEnd w:id="3"/>
      <w:r w:rsidRPr="0027498E">
        <w:rPr>
          <w:rFonts w:ascii="Arial" w:hAnsi="Arial" w:cs="Arial"/>
          <w:sz w:val="20"/>
          <w:szCs w:val="20"/>
        </w:rPr>
        <w:br w:type="page"/>
      </w:r>
    </w:p>
    <w:p w14:paraId="1022AED8" w14:textId="1825CAC9" w:rsidR="00E6133D" w:rsidRPr="0027498E"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27498E">
        <w:rPr>
          <w:rFonts w:ascii="Arial" w:hAnsi="Arial" w:cs="Arial"/>
          <w:b/>
          <w:color w:val="000000"/>
          <w:sz w:val="20"/>
          <w:szCs w:val="20"/>
        </w:rPr>
        <w:lastRenderedPageBreak/>
        <w:t>Abstract</w:t>
      </w:r>
    </w:p>
    <w:p w14:paraId="304F7B34" w14:textId="6A4679D0" w:rsidR="00A92A69" w:rsidRPr="0027498E" w:rsidRDefault="006F5BD3" w:rsidP="006F5BD3">
      <w:pPr>
        <w:keepNext/>
        <w:pBdr>
          <w:top w:val="nil"/>
          <w:left w:val="nil"/>
          <w:bottom w:val="nil"/>
          <w:right w:val="nil"/>
          <w:between w:val="nil"/>
        </w:pBdr>
        <w:spacing w:before="240" w:after="60" w:line="480" w:lineRule="auto"/>
        <w:rPr>
          <w:rFonts w:ascii="Arial" w:hAnsi="Arial" w:cs="Arial"/>
          <w:color w:val="000000"/>
          <w:sz w:val="20"/>
          <w:szCs w:val="20"/>
        </w:rPr>
      </w:pPr>
      <w:del w:id="4" w:author="Revision" w:date="2026-05-09T00:57:00Z">
        <w:r w:rsidRPr="002764E8">
          <w:rPr>
            <w:rFonts w:ascii="Arial" w:hAnsi="Arial" w:cs="Arial"/>
            <w:color w:val="000000"/>
            <w:sz w:val="20"/>
            <w:szCs w:val="20"/>
          </w:rPr>
          <w:delText xml:space="preserve">Stockpiling and rapid use of oral influenza antiviral </w:delText>
        </w:r>
      </w:del>
      <w:ins w:id="5" w:author="Revision" w:date="2026-05-09T00:57:00Z">
        <w:r w:rsidR="001C1472" w:rsidRPr="001C1472">
          <w:rPr>
            <w:rFonts w:ascii="Arial" w:hAnsi="Arial" w:cs="Arial"/>
            <w:color w:val="000000"/>
            <w:sz w:val="20"/>
            <w:szCs w:val="20"/>
          </w:rPr>
          <w:t xml:space="preserve">Antiviral </w:t>
        </w:r>
      </w:ins>
      <w:r w:rsidR="001C1472" w:rsidRPr="001C1472">
        <w:rPr>
          <w:rFonts w:ascii="Arial" w:hAnsi="Arial" w:cs="Arial"/>
          <w:color w:val="000000"/>
          <w:sz w:val="20"/>
          <w:szCs w:val="20"/>
        </w:rPr>
        <w:t xml:space="preserve">drugs </w:t>
      </w:r>
      <w:del w:id="6" w:author="Revision" w:date="2026-05-09T00:57:00Z">
        <w:r w:rsidRPr="002764E8">
          <w:rPr>
            <w:rFonts w:ascii="Arial" w:hAnsi="Arial" w:cs="Arial"/>
            <w:color w:val="000000"/>
            <w:sz w:val="20"/>
            <w:szCs w:val="20"/>
          </w:rPr>
          <w:delText>such as oseltamivir and baloxavir marboxil (BXM) can reduce</w:delText>
        </w:r>
      </w:del>
      <w:ins w:id="7" w:author="Revision" w:date="2026-05-09T00:57:00Z">
        <w:r w:rsidR="001C1472" w:rsidRPr="001C1472">
          <w:rPr>
            <w:rFonts w:ascii="Arial" w:hAnsi="Arial" w:cs="Arial"/>
            <w:color w:val="000000"/>
            <w:sz w:val="20"/>
            <w:szCs w:val="20"/>
          </w:rPr>
          <w:t>are among</w:t>
        </w:r>
      </w:ins>
      <w:r w:rsidR="001C1472" w:rsidRPr="001C1472">
        <w:rPr>
          <w:rFonts w:ascii="Arial" w:hAnsi="Arial" w:cs="Arial"/>
          <w:color w:val="000000"/>
          <w:sz w:val="20"/>
          <w:szCs w:val="20"/>
        </w:rPr>
        <w:t xml:space="preserve"> the </w:t>
      </w:r>
      <w:del w:id="8" w:author="Revision" w:date="2026-05-09T00:57:00Z">
        <w:r w:rsidRPr="002764E8">
          <w:rPr>
            <w:rFonts w:ascii="Arial" w:hAnsi="Arial" w:cs="Arial"/>
            <w:color w:val="000000"/>
            <w:sz w:val="20"/>
            <w:szCs w:val="20"/>
          </w:rPr>
          <w:delText xml:space="preserve">disease burden of a nascent influenza pandemic before vaccines are </w:delText>
        </w:r>
      </w:del>
      <w:ins w:id="9" w:author="Revision" w:date="2026-05-09T00:57:00Z">
        <w:r w:rsidR="001C1472" w:rsidRPr="001C1472">
          <w:rPr>
            <w:rFonts w:ascii="Arial" w:hAnsi="Arial" w:cs="Arial"/>
            <w:color w:val="000000"/>
            <w:sz w:val="20"/>
            <w:szCs w:val="20"/>
          </w:rPr>
          <w:t xml:space="preserve">few countermeasures </w:t>
        </w:r>
      </w:ins>
      <w:r w:rsidR="001C1472" w:rsidRPr="001C1472">
        <w:rPr>
          <w:rFonts w:ascii="Arial" w:hAnsi="Arial" w:cs="Arial"/>
          <w:color w:val="000000"/>
          <w:sz w:val="20"/>
          <w:szCs w:val="20"/>
        </w:rPr>
        <w:t>available</w:t>
      </w:r>
      <w:del w:id="10" w:author="Revision" w:date="2026-05-09T00:57:00Z">
        <w:r w:rsidRPr="002764E8">
          <w:rPr>
            <w:rFonts w:ascii="Arial" w:hAnsi="Arial" w:cs="Arial"/>
            <w:color w:val="000000"/>
            <w:sz w:val="20"/>
            <w:szCs w:val="20"/>
          </w:rPr>
          <w:delText xml:space="preserve">. Current estimates </w:delText>
        </w:r>
        <w:r w:rsidR="00530215" w:rsidRPr="002764E8">
          <w:rPr>
            <w:rFonts w:ascii="Arial" w:hAnsi="Arial" w:cs="Arial"/>
            <w:color w:val="000000"/>
            <w:sz w:val="20"/>
            <w:szCs w:val="20"/>
          </w:rPr>
          <w:delText>of</w:delText>
        </w:r>
      </w:del>
      <w:ins w:id="11" w:author="Revision" w:date="2026-05-09T00:57:00Z">
        <w:r w:rsidR="001C1472" w:rsidRPr="001C1472">
          <w:rPr>
            <w:rFonts w:ascii="Arial" w:hAnsi="Arial" w:cs="Arial"/>
            <w:color w:val="000000"/>
            <w:sz w:val="20"/>
            <w:szCs w:val="20"/>
          </w:rPr>
          <w:t xml:space="preserve"> during</w:t>
        </w:r>
      </w:ins>
      <w:r w:rsidR="001C1472" w:rsidRPr="001C1472">
        <w:rPr>
          <w:rFonts w:ascii="Arial" w:hAnsi="Arial" w:cs="Arial"/>
          <w:color w:val="000000"/>
          <w:sz w:val="20"/>
          <w:szCs w:val="20"/>
        </w:rPr>
        <w:t xml:space="preserve"> the </w:t>
      </w:r>
      <w:del w:id="12" w:author="Revision" w:date="2026-05-09T00:57:00Z">
        <w:r w:rsidR="00530215" w:rsidRPr="002764E8">
          <w:rPr>
            <w:rFonts w:ascii="Arial" w:hAnsi="Arial" w:cs="Arial"/>
            <w:color w:val="000000"/>
            <w:sz w:val="20"/>
            <w:szCs w:val="20"/>
          </w:rPr>
          <w:delText xml:space="preserve">needed drug stockpile size for </w:delText>
        </w:r>
      </w:del>
      <w:ins w:id="13" w:author="Revision" w:date="2026-05-09T00:57:00Z">
        <w:r w:rsidR="001C1472" w:rsidRPr="001C1472">
          <w:rPr>
            <w:rFonts w:ascii="Arial" w:hAnsi="Arial" w:cs="Arial"/>
            <w:color w:val="000000"/>
            <w:sz w:val="20"/>
            <w:szCs w:val="20"/>
          </w:rPr>
          <w:t xml:space="preserve">critical interval between the emergence of a novel influenza pandemic and vaccine availability. Antiviral stockpiling is a key </w:t>
        </w:r>
      </w:ins>
      <w:r w:rsidR="001C1472" w:rsidRPr="001C1472">
        <w:rPr>
          <w:rFonts w:ascii="Arial" w:hAnsi="Arial" w:cs="Arial"/>
          <w:color w:val="000000"/>
          <w:sz w:val="20"/>
          <w:szCs w:val="20"/>
        </w:rPr>
        <w:t xml:space="preserve">pandemic preparedness </w:t>
      </w:r>
      <w:ins w:id="14" w:author="Revision" w:date="2026-05-09T00:57:00Z">
        <w:r w:rsidR="001C1472" w:rsidRPr="001C1472">
          <w:rPr>
            <w:rFonts w:ascii="Arial" w:hAnsi="Arial" w:cs="Arial"/>
            <w:color w:val="000000"/>
            <w:sz w:val="20"/>
            <w:szCs w:val="20"/>
          </w:rPr>
          <w:t xml:space="preserve">measure, yet existing stockpiling estimates </w:t>
        </w:r>
      </w:ins>
      <w:r w:rsidR="001C1472" w:rsidRPr="001C1472">
        <w:rPr>
          <w:rFonts w:ascii="Arial" w:hAnsi="Arial" w:cs="Arial"/>
          <w:color w:val="000000"/>
          <w:sz w:val="20"/>
          <w:szCs w:val="20"/>
        </w:rPr>
        <w:t xml:space="preserve">vary widely </w:t>
      </w:r>
      <w:del w:id="15" w:author="Revision" w:date="2026-05-09T00:57:00Z">
        <w:r w:rsidRPr="002764E8">
          <w:rPr>
            <w:rFonts w:ascii="Arial" w:hAnsi="Arial" w:cs="Arial"/>
            <w:color w:val="000000"/>
            <w:sz w:val="20"/>
            <w:szCs w:val="20"/>
          </w:rPr>
          <w:delText>depending</w:delText>
        </w:r>
      </w:del>
      <w:ins w:id="16" w:author="Revision" w:date="2026-05-09T00:57:00Z">
        <w:r w:rsidR="001C1472" w:rsidRPr="001C1472">
          <w:rPr>
            <w:rFonts w:ascii="Arial" w:hAnsi="Arial" w:cs="Arial"/>
            <w:color w:val="000000"/>
            <w:sz w:val="20"/>
            <w:szCs w:val="20"/>
          </w:rPr>
          <w:t>and rest</w:t>
        </w:r>
      </w:ins>
      <w:r w:rsidR="001C1472" w:rsidRPr="001C1472">
        <w:rPr>
          <w:rFonts w:ascii="Arial" w:hAnsi="Arial" w:cs="Arial"/>
          <w:color w:val="000000"/>
          <w:sz w:val="20"/>
          <w:szCs w:val="20"/>
        </w:rPr>
        <w:t xml:space="preserve"> on </w:t>
      </w:r>
      <w:del w:id="17" w:author="Revision" w:date="2026-05-09T00:57:00Z">
        <w:r w:rsidRPr="002764E8">
          <w:rPr>
            <w:rFonts w:ascii="Arial" w:hAnsi="Arial" w:cs="Arial"/>
            <w:color w:val="000000"/>
            <w:sz w:val="20"/>
            <w:szCs w:val="20"/>
          </w:rPr>
          <w:delText>modeling</w:delText>
        </w:r>
      </w:del>
      <w:ins w:id="18" w:author="Revision" w:date="2026-05-09T00:57:00Z">
        <w:r w:rsidR="001C1472" w:rsidRPr="001C1472">
          <w:rPr>
            <w:rFonts w:ascii="Arial" w:hAnsi="Arial" w:cs="Arial"/>
            <w:color w:val="000000"/>
            <w:sz w:val="20"/>
            <w:szCs w:val="20"/>
          </w:rPr>
          <w:t>outdated</w:t>
        </w:r>
      </w:ins>
      <w:r w:rsidR="001C1472" w:rsidRPr="001C1472">
        <w:rPr>
          <w:rFonts w:ascii="Arial" w:hAnsi="Arial" w:cs="Arial"/>
          <w:color w:val="000000"/>
          <w:sz w:val="20"/>
          <w:szCs w:val="20"/>
        </w:rPr>
        <w:t xml:space="preserve"> assumptions </w:t>
      </w:r>
      <w:del w:id="19" w:author="Revision" w:date="2026-05-09T00:57:00Z">
        <w:r w:rsidRPr="002764E8">
          <w:rPr>
            <w:rFonts w:ascii="Arial" w:hAnsi="Arial" w:cs="Arial"/>
            <w:color w:val="000000"/>
            <w:sz w:val="20"/>
            <w:szCs w:val="20"/>
          </w:rPr>
          <w:delText>and do not account for heterogeneities in</w:delText>
        </w:r>
      </w:del>
      <w:ins w:id="20" w:author="Revision" w:date="2026-05-09T00:57:00Z">
        <w:r w:rsidR="001C1472" w:rsidRPr="001C1472">
          <w:rPr>
            <w:rFonts w:ascii="Arial" w:hAnsi="Arial" w:cs="Arial"/>
            <w:color w:val="000000"/>
            <w:sz w:val="20"/>
            <w:szCs w:val="20"/>
          </w:rPr>
          <w:t>about</w:t>
        </w:r>
      </w:ins>
      <w:r w:rsidR="001C1472" w:rsidRPr="001C1472">
        <w:rPr>
          <w:rFonts w:ascii="Arial" w:hAnsi="Arial" w:cs="Arial"/>
          <w:color w:val="000000"/>
          <w:sz w:val="20"/>
          <w:szCs w:val="20"/>
        </w:rPr>
        <w:t xml:space="preserve"> healthcare-seeking behaviour </w:t>
      </w:r>
      <w:del w:id="21" w:author="Revision" w:date="2026-05-09T00:57:00Z">
        <w:r w:rsidRPr="002764E8">
          <w:rPr>
            <w:rFonts w:ascii="Arial" w:hAnsi="Arial" w:cs="Arial"/>
            <w:color w:val="000000"/>
            <w:sz w:val="20"/>
            <w:szCs w:val="20"/>
          </w:rPr>
          <w:delText>or</w:delText>
        </w:r>
      </w:del>
      <w:ins w:id="22" w:author="Revision" w:date="2026-05-09T00:57:00Z">
        <w:r w:rsidR="001C1472" w:rsidRPr="001C1472">
          <w:rPr>
            <w:rFonts w:ascii="Arial" w:hAnsi="Arial" w:cs="Arial"/>
            <w:color w:val="000000"/>
            <w:sz w:val="20"/>
            <w:szCs w:val="20"/>
          </w:rPr>
          <w:t>and</w:t>
        </w:r>
      </w:ins>
      <w:r w:rsidR="001C1472" w:rsidRPr="001C1472">
        <w:rPr>
          <w:rFonts w:ascii="Arial" w:hAnsi="Arial" w:cs="Arial"/>
          <w:color w:val="000000"/>
          <w:sz w:val="20"/>
          <w:szCs w:val="20"/>
        </w:rPr>
        <w:t xml:space="preserve"> drug-specific </w:t>
      </w:r>
      <w:del w:id="23" w:author="Revision" w:date="2026-05-09T00:57:00Z">
        <w:r w:rsidRPr="002764E8">
          <w:rPr>
            <w:rFonts w:ascii="Arial" w:hAnsi="Arial" w:cs="Arial"/>
            <w:color w:val="000000"/>
            <w:sz w:val="20"/>
            <w:szCs w:val="20"/>
          </w:rPr>
          <w:delText>transmission risk reduction. Here, we</w:delText>
        </w:r>
      </w:del>
      <w:ins w:id="24" w:author="Revision" w:date="2026-05-09T00:57:00Z">
        <w:r w:rsidR="001C1472" w:rsidRPr="001C1472">
          <w:rPr>
            <w:rFonts w:ascii="Arial" w:hAnsi="Arial" w:cs="Arial"/>
            <w:color w:val="000000"/>
            <w:sz w:val="20"/>
            <w:szCs w:val="20"/>
          </w:rPr>
          <w:t>effectiveness – limitations that the COVID-19 pandemic and recent clinical trial evidence have made untenable. We</w:t>
        </w:r>
      </w:ins>
      <w:r w:rsidR="001C1472" w:rsidRPr="001C1472">
        <w:rPr>
          <w:rFonts w:ascii="Arial" w:hAnsi="Arial" w:cs="Arial"/>
          <w:color w:val="000000"/>
          <w:sz w:val="20"/>
          <w:szCs w:val="20"/>
        </w:rPr>
        <w:t xml:space="preserve"> developed a </w:t>
      </w:r>
      <w:del w:id="25" w:author="Revision" w:date="2026-05-09T00:57:00Z">
        <w:r w:rsidRPr="002764E8">
          <w:rPr>
            <w:rFonts w:ascii="Arial" w:hAnsi="Arial" w:cs="Arial"/>
            <w:color w:val="000000"/>
            <w:sz w:val="20"/>
            <w:szCs w:val="20"/>
          </w:rPr>
          <w:delText>novel</w:delText>
        </w:r>
      </w:del>
      <w:ins w:id="26" w:author="Revision" w:date="2026-05-09T00:57:00Z">
        <w:r w:rsidR="001C1472" w:rsidRPr="001C1472">
          <w:rPr>
            <w:rFonts w:ascii="Arial" w:hAnsi="Arial" w:cs="Arial"/>
            <w:color w:val="000000"/>
            <w:sz w:val="20"/>
            <w:szCs w:val="20"/>
          </w:rPr>
          <w:t>multi-scale</w:t>
        </w:r>
      </w:ins>
      <w:r w:rsidR="001C1472" w:rsidRPr="001C1472">
        <w:rPr>
          <w:rFonts w:ascii="Arial" w:hAnsi="Arial" w:cs="Arial"/>
          <w:color w:val="000000"/>
          <w:sz w:val="20"/>
          <w:szCs w:val="20"/>
        </w:rPr>
        <w:t xml:space="preserve"> transmission model </w:t>
      </w:r>
      <w:del w:id="27" w:author="Revision" w:date="2026-05-09T00:57:00Z">
        <w:r w:rsidRPr="002764E8">
          <w:rPr>
            <w:rFonts w:ascii="Arial" w:hAnsi="Arial" w:cs="Arial"/>
            <w:color w:val="000000"/>
            <w:sz w:val="20"/>
            <w:szCs w:val="20"/>
          </w:rPr>
          <w:delText>that accounts for</w:delText>
        </w:r>
      </w:del>
      <w:ins w:id="28" w:author="Revision" w:date="2026-05-09T00:57:00Z">
        <w:r w:rsidR="001C1472" w:rsidRPr="001C1472">
          <w:rPr>
            <w:rFonts w:ascii="Arial" w:hAnsi="Arial" w:cs="Arial"/>
            <w:color w:val="000000"/>
            <w:sz w:val="20"/>
            <w:szCs w:val="20"/>
          </w:rPr>
          <w:t>incorporating</w:t>
        </w:r>
      </w:ins>
      <w:r w:rsidR="001C1472" w:rsidRPr="001C1472">
        <w:rPr>
          <w:rFonts w:ascii="Arial" w:hAnsi="Arial" w:cs="Arial"/>
          <w:color w:val="000000"/>
          <w:sz w:val="20"/>
          <w:szCs w:val="20"/>
        </w:rPr>
        <w:t xml:space="preserve"> heterogeneous healthcare-seeking behaviour and </w:t>
      </w:r>
      <w:del w:id="29" w:author="Revision" w:date="2026-05-09T00:57:00Z">
        <w:r w:rsidRPr="002764E8">
          <w:rPr>
            <w:rFonts w:ascii="Arial" w:hAnsi="Arial" w:cs="Arial"/>
            <w:color w:val="000000"/>
            <w:sz w:val="20"/>
            <w:szCs w:val="20"/>
          </w:rPr>
          <w:delText xml:space="preserve">recent </w:delText>
        </w:r>
      </w:del>
      <w:ins w:id="30" w:author="Revision" w:date="2026-05-09T00:57:00Z">
        <w:r w:rsidR="001C1472" w:rsidRPr="001C1472">
          <w:rPr>
            <w:rFonts w:ascii="Arial" w:hAnsi="Arial" w:cs="Arial"/>
            <w:color w:val="000000"/>
            <w:sz w:val="20"/>
            <w:szCs w:val="20"/>
          </w:rPr>
          <w:t xml:space="preserve">the first direct clinical </w:t>
        </w:r>
      </w:ins>
      <w:r w:rsidR="001C1472" w:rsidRPr="001C1472">
        <w:rPr>
          <w:rFonts w:ascii="Arial" w:hAnsi="Arial" w:cs="Arial"/>
          <w:color w:val="000000"/>
          <w:sz w:val="20"/>
          <w:szCs w:val="20"/>
        </w:rPr>
        <w:t xml:space="preserve">estimates of </w:t>
      </w:r>
      <w:ins w:id="31" w:author="Revision" w:date="2026-05-09T00:57:00Z">
        <w:r w:rsidR="001C1472" w:rsidRPr="001C1472">
          <w:rPr>
            <w:rFonts w:ascii="Arial" w:hAnsi="Arial" w:cs="Arial"/>
            <w:color w:val="000000"/>
            <w:sz w:val="20"/>
            <w:szCs w:val="20"/>
          </w:rPr>
          <w:t xml:space="preserve">antiviral </w:t>
        </w:r>
      </w:ins>
      <w:r w:rsidR="001C1472" w:rsidRPr="001C1472">
        <w:rPr>
          <w:rFonts w:ascii="Arial" w:hAnsi="Arial" w:cs="Arial"/>
          <w:color w:val="000000"/>
          <w:sz w:val="20"/>
          <w:szCs w:val="20"/>
        </w:rPr>
        <w:t>transmission risk reduction</w:t>
      </w:r>
      <w:del w:id="32" w:author="Revision" w:date="2026-05-09T00:57:00Z">
        <w:r w:rsidRPr="002764E8">
          <w:rPr>
            <w:rFonts w:ascii="Arial" w:hAnsi="Arial" w:cs="Arial"/>
            <w:color w:val="000000"/>
            <w:sz w:val="20"/>
            <w:szCs w:val="20"/>
          </w:rPr>
          <w:delText xml:space="preserve"> by antivirals</w:delText>
        </w:r>
      </w:del>
      <w:r w:rsidR="001C1472" w:rsidRPr="001C1472">
        <w:rPr>
          <w:rFonts w:ascii="Arial" w:hAnsi="Arial" w:cs="Arial"/>
          <w:color w:val="000000"/>
          <w:sz w:val="20"/>
          <w:szCs w:val="20"/>
        </w:rPr>
        <w:t xml:space="preserve"> to estimate country-specific demand and </w:t>
      </w:r>
      <w:ins w:id="33" w:author="Revision" w:date="2026-05-09T00:57:00Z">
        <w:r w:rsidR="001C1472" w:rsidRPr="001C1472">
          <w:rPr>
            <w:rFonts w:ascii="Arial" w:hAnsi="Arial" w:cs="Arial"/>
            <w:color w:val="000000"/>
            <w:sz w:val="20"/>
            <w:szCs w:val="20"/>
          </w:rPr>
          <w:t xml:space="preserve">mortality </w:t>
        </w:r>
      </w:ins>
      <w:r w:rsidR="001C1472" w:rsidRPr="001C1472">
        <w:rPr>
          <w:rFonts w:ascii="Arial" w:hAnsi="Arial" w:cs="Arial"/>
          <w:color w:val="000000"/>
          <w:sz w:val="20"/>
          <w:szCs w:val="20"/>
        </w:rPr>
        <w:t xml:space="preserve">impact </w:t>
      </w:r>
      <w:del w:id="34" w:author="Revision" w:date="2026-05-09T00:57:00Z">
        <w:r w:rsidRPr="002764E8">
          <w:rPr>
            <w:rFonts w:ascii="Arial" w:hAnsi="Arial" w:cs="Arial"/>
            <w:color w:val="000000"/>
            <w:sz w:val="20"/>
            <w:szCs w:val="20"/>
          </w:rPr>
          <w:delText xml:space="preserve">of distributing oseltamivir and BXM </w:delText>
        </w:r>
      </w:del>
      <w:ins w:id="35" w:author="Revision" w:date="2026-05-09T00:57:00Z">
        <w:r w:rsidR="001C1472" w:rsidRPr="001C1472">
          <w:rPr>
            <w:rFonts w:ascii="Arial" w:hAnsi="Arial" w:cs="Arial"/>
            <w:color w:val="000000"/>
            <w:sz w:val="20"/>
            <w:szCs w:val="20"/>
          </w:rPr>
          <w:t xml:space="preserve">across four pandemic scenarios </w:t>
        </w:r>
      </w:ins>
      <w:r w:rsidR="001C1472" w:rsidRPr="001C1472">
        <w:rPr>
          <w:rFonts w:ascii="Arial" w:hAnsi="Arial" w:cs="Arial"/>
          <w:color w:val="000000"/>
          <w:sz w:val="20"/>
          <w:szCs w:val="20"/>
        </w:rPr>
        <w:t xml:space="preserve">in 186 countries. </w:t>
      </w:r>
      <w:del w:id="36" w:author="Revision" w:date="2026-05-09T00:57:00Z">
        <w:r w:rsidRPr="002764E8">
          <w:rPr>
            <w:rFonts w:ascii="Arial" w:hAnsi="Arial" w:cs="Arial"/>
            <w:color w:val="000000"/>
            <w:sz w:val="20"/>
            <w:szCs w:val="20"/>
          </w:rPr>
          <w:delText>Due</w:delText>
        </w:r>
      </w:del>
      <w:ins w:id="37" w:author="Revision" w:date="2026-05-09T00:57:00Z">
        <w:r w:rsidR="001C1472" w:rsidRPr="001C1472">
          <w:rPr>
            <w:rFonts w:ascii="Arial" w:hAnsi="Arial" w:cs="Arial"/>
            <w:color w:val="000000"/>
            <w:sz w:val="20"/>
            <w:szCs w:val="20"/>
          </w:rPr>
          <w:t>We find that baloxavir marboxil (BXM), due</w:t>
        </w:r>
      </w:ins>
      <w:r w:rsidR="001C1472" w:rsidRPr="001C1472">
        <w:rPr>
          <w:rFonts w:ascii="Arial" w:hAnsi="Arial" w:cs="Arial"/>
          <w:color w:val="000000"/>
          <w:sz w:val="20"/>
          <w:szCs w:val="20"/>
        </w:rPr>
        <w:t xml:space="preserve"> to its transmission</w:t>
      </w:r>
      <w:del w:id="38" w:author="Revision" w:date="2026-05-09T00:57:00Z">
        <w:r w:rsidRPr="002764E8">
          <w:rPr>
            <w:rFonts w:ascii="Arial" w:hAnsi="Arial" w:cs="Arial"/>
            <w:color w:val="000000"/>
            <w:sz w:val="20"/>
            <w:szCs w:val="20"/>
          </w:rPr>
          <w:delText xml:space="preserve"> </w:delText>
        </w:r>
      </w:del>
      <w:ins w:id="39" w:author="Revision" w:date="2026-05-09T00:57:00Z">
        <w:r w:rsidR="001C1472" w:rsidRPr="001C1472">
          <w:rPr>
            <w:rFonts w:ascii="Arial" w:hAnsi="Arial" w:cs="Arial"/>
            <w:color w:val="000000"/>
            <w:sz w:val="20"/>
            <w:szCs w:val="20"/>
          </w:rPr>
          <w:t>-</w:t>
        </w:r>
      </w:ins>
      <w:r w:rsidR="001C1472" w:rsidRPr="001C1472">
        <w:rPr>
          <w:rFonts w:ascii="Arial" w:hAnsi="Arial" w:cs="Arial"/>
          <w:color w:val="000000"/>
          <w:sz w:val="20"/>
          <w:szCs w:val="20"/>
        </w:rPr>
        <w:t xml:space="preserve">reducing </w:t>
      </w:r>
      <w:del w:id="40" w:author="Revision" w:date="2026-05-09T00:57:00Z">
        <w:r w:rsidRPr="002764E8">
          <w:rPr>
            <w:rFonts w:ascii="Arial" w:hAnsi="Arial" w:cs="Arial"/>
            <w:color w:val="000000"/>
            <w:sz w:val="20"/>
            <w:szCs w:val="20"/>
          </w:rPr>
          <w:delText>properties, BXM</w:delText>
        </w:r>
      </w:del>
      <w:ins w:id="41" w:author="Revision" w:date="2026-05-09T00:57:00Z">
        <w:r w:rsidR="001C1472" w:rsidRPr="001C1472">
          <w:rPr>
            <w:rFonts w:ascii="Arial" w:hAnsi="Arial" w:cs="Arial"/>
            <w:color w:val="000000"/>
            <w:sz w:val="20"/>
            <w:szCs w:val="20"/>
          </w:rPr>
          <w:t>potential,</w:t>
        </w:r>
      </w:ins>
      <w:r w:rsidR="001C1472" w:rsidRPr="001C1472">
        <w:rPr>
          <w:rFonts w:ascii="Arial" w:hAnsi="Arial" w:cs="Arial"/>
          <w:color w:val="000000"/>
          <w:sz w:val="20"/>
          <w:szCs w:val="20"/>
        </w:rPr>
        <w:t xml:space="preserve"> could </w:t>
      </w:r>
      <w:del w:id="42" w:author="Revision" w:date="2026-05-09T00:57:00Z">
        <w:r w:rsidR="006C4748" w:rsidRPr="002764E8">
          <w:rPr>
            <w:rFonts w:ascii="Arial" w:hAnsi="Arial" w:cs="Arial"/>
            <w:color w:val="000000"/>
            <w:sz w:val="20"/>
            <w:szCs w:val="20"/>
          </w:rPr>
          <w:delText xml:space="preserve">potentially </w:delText>
        </w:r>
        <w:r w:rsidRPr="002764E8">
          <w:rPr>
            <w:rFonts w:ascii="Arial" w:hAnsi="Arial" w:cs="Arial"/>
            <w:color w:val="000000"/>
            <w:sz w:val="20"/>
            <w:szCs w:val="20"/>
          </w:rPr>
          <w:delText>double the median percentage</w:delText>
        </w:r>
      </w:del>
      <w:ins w:id="43" w:author="Revision" w:date="2026-05-09T00:57:00Z">
        <w:r w:rsidR="001C1472" w:rsidRPr="001C1472">
          <w:rPr>
            <w:rFonts w:ascii="Arial" w:hAnsi="Arial" w:cs="Arial"/>
            <w:color w:val="000000"/>
            <w:sz w:val="20"/>
            <w:szCs w:val="20"/>
          </w:rPr>
          <w:t>avert 37–68%</w:t>
        </w:r>
      </w:ins>
      <w:r w:rsidR="001C1472" w:rsidRPr="001C1472">
        <w:rPr>
          <w:rFonts w:ascii="Arial" w:hAnsi="Arial" w:cs="Arial"/>
          <w:color w:val="000000"/>
          <w:sz w:val="20"/>
          <w:szCs w:val="20"/>
        </w:rPr>
        <w:t xml:space="preserve"> of mean pandemic deaths </w:t>
      </w:r>
      <w:del w:id="44" w:author="Revision" w:date="2026-05-09T00:57:00Z">
        <w:r w:rsidRPr="002764E8">
          <w:rPr>
            <w:rFonts w:ascii="Arial" w:hAnsi="Arial" w:cs="Arial"/>
            <w:color w:val="000000"/>
            <w:sz w:val="20"/>
            <w:szCs w:val="20"/>
          </w:rPr>
          <w:delText>averted (37%-68%) relative to oseltamivir with ~</w:delText>
        </w:r>
      </w:del>
      <w:ins w:id="45" w:author="Revision" w:date="2026-05-09T00:57:00Z">
        <w:r w:rsidR="001C1472" w:rsidRPr="001C1472">
          <w:rPr>
            <w:rFonts w:ascii="Arial" w:hAnsi="Arial" w:cs="Arial"/>
            <w:color w:val="000000"/>
            <w:sz w:val="20"/>
            <w:szCs w:val="20"/>
          </w:rPr>
          <w:t xml:space="preserve">in the first epidemic wave, approximately double the impact of oseltamivir, while requiring a mean stockpile approximately </w:t>
        </w:r>
      </w:ins>
      <w:r w:rsidR="00415DF3">
        <w:rPr>
          <w:rFonts w:ascii="Arial" w:hAnsi="Arial" w:cs="Arial"/>
          <w:color w:val="000000"/>
          <w:sz w:val="20"/>
          <w:szCs w:val="20"/>
        </w:rPr>
        <w:t>5</w:t>
      </w:r>
      <w:del w:id="46" w:author="Revision" w:date="2026-05-09T00:57:00Z">
        <w:r w:rsidRPr="002764E8">
          <w:rPr>
            <w:rFonts w:ascii="Arial" w:hAnsi="Arial" w:cs="Arial"/>
            <w:color w:val="000000"/>
            <w:sz w:val="20"/>
            <w:szCs w:val="20"/>
          </w:rPr>
          <w:delText>%-</w:delText>
        </w:r>
      </w:del>
      <w:ins w:id="47" w:author="Revision" w:date="2026-05-09T00:57:00Z">
        <w:r w:rsidR="001C1472" w:rsidRPr="001C1472">
          <w:rPr>
            <w:rFonts w:ascii="Arial" w:hAnsi="Arial" w:cs="Arial"/>
            <w:color w:val="000000"/>
            <w:sz w:val="20"/>
            <w:szCs w:val="20"/>
          </w:rPr>
          <w:t>–</w:t>
        </w:r>
      </w:ins>
      <w:r w:rsidR="00415DF3">
        <w:rPr>
          <w:rFonts w:ascii="Arial" w:hAnsi="Arial" w:cs="Arial"/>
          <w:color w:val="000000"/>
          <w:sz w:val="20"/>
          <w:szCs w:val="20"/>
        </w:rPr>
        <w:t>10</w:t>
      </w:r>
      <w:r w:rsidR="001C1472" w:rsidRPr="001C1472">
        <w:rPr>
          <w:rFonts w:ascii="Arial" w:hAnsi="Arial" w:cs="Arial"/>
          <w:color w:val="000000"/>
          <w:sz w:val="20"/>
          <w:szCs w:val="20"/>
        </w:rPr>
        <w:t xml:space="preserve">% </w:t>
      </w:r>
      <w:del w:id="48" w:author="Revision" w:date="2026-05-09T00:57:00Z">
        <w:r w:rsidRPr="002764E8">
          <w:rPr>
            <w:rFonts w:ascii="Arial" w:hAnsi="Arial" w:cs="Arial"/>
            <w:color w:val="000000"/>
            <w:sz w:val="20"/>
            <w:szCs w:val="20"/>
          </w:rPr>
          <w:delText xml:space="preserve">with </w:delText>
        </w:r>
      </w:del>
      <w:r w:rsidR="001C1472" w:rsidRPr="001C1472">
        <w:rPr>
          <w:rFonts w:ascii="Arial" w:hAnsi="Arial" w:cs="Arial"/>
          <w:color w:val="000000"/>
          <w:sz w:val="20"/>
          <w:szCs w:val="20"/>
        </w:rPr>
        <w:t xml:space="preserve">smaller </w:t>
      </w:r>
      <w:del w:id="49" w:author="Revision" w:date="2026-05-09T00:57:00Z">
        <w:r w:rsidRPr="002764E8">
          <w:rPr>
            <w:rFonts w:ascii="Arial" w:hAnsi="Arial" w:cs="Arial"/>
            <w:color w:val="000000"/>
            <w:sz w:val="20"/>
            <w:szCs w:val="20"/>
          </w:rPr>
          <w:delText xml:space="preserve">stockpile size </w:delText>
        </w:r>
      </w:del>
      <w:r w:rsidR="001C1472" w:rsidRPr="001C1472">
        <w:rPr>
          <w:rFonts w:ascii="Arial" w:hAnsi="Arial" w:cs="Arial"/>
          <w:color w:val="000000"/>
          <w:sz w:val="20"/>
          <w:szCs w:val="20"/>
        </w:rPr>
        <w:t>(7</w:t>
      </w:r>
      <w:del w:id="50" w:author="Revision" w:date="2026-05-09T00:57:00Z">
        <w:r w:rsidRPr="002764E8">
          <w:rPr>
            <w:rFonts w:ascii="Arial" w:hAnsi="Arial" w:cs="Arial"/>
            <w:color w:val="000000"/>
            <w:sz w:val="20"/>
            <w:szCs w:val="20"/>
          </w:rPr>
          <w:delText>%-</w:delText>
        </w:r>
      </w:del>
      <w:ins w:id="51" w:author="Revision" w:date="2026-05-09T00:57:00Z">
        <w:r w:rsidR="001C1472" w:rsidRPr="001C1472">
          <w:rPr>
            <w:rFonts w:ascii="Arial" w:hAnsi="Arial" w:cs="Arial"/>
            <w:color w:val="000000"/>
            <w:sz w:val="20"/>
            <w:szCs w:val="20"/>
          </w:rPr>
          <w:t>–</w:t>
        </w:r>
      </w:ins>
      <w:r w:rsidR="001C1472" w:rsidRPr="001C1472">
        <w:rPr>
          <w:rFonts w:ascii="Arial" w:hAnsi="Arial" w:cs="Arial"/>
          <w:color w:val="000000"/>
          <w:sz w:val="20"/>
          <w:szCs w:val="20"/>
        </w:rPr>
        <w:t xml:space="preserve">34% </w:t>
      </w:r>
      <w:del w:id="52" w:author="Revision" w:date="2026-05-09T00:57:00Z">
        <w:r w:rsidRPr="002764E8">
          <w:rPr>
            <w:rFonts w:ascii="Arial" w:hAnsi="Arial" w:cs="Arial"/>
            <w:color w:val="000000"/>
            <w:sz w:val="20"/>
            <w:szCs w:val="20"/>
          </w:rPr>
          <w:delText>per-capita).</w:delText>
        </w:r>
      </w:del>
      <w:ins w:id="53" w:author="Revision" w:date="2026-05-09T00:57:00Z">
        <w:r w:rsidR="001C1472" w:rsidRPr="001C1472">
          <w:rPr>
            <w:rFonts w:ascii="Arial" w:hAnsi="Arial" w:cs="Arial"/>
            <w:color w:val="000000"/>
            <w:sz w:val="20"/>
            <w:szCs w:val="20"/>
          </w:rPr>
          <w:t>of the population, compared to 28–36% for oseltamivir). Uncertainty in viral load dynamics and transmission reduction benefits from clinical trials means that BXM's impact could vary, but sensitivity analyses consistently suggest that BXM is likely to be more effective than oseltamivir.</w:t>
        </w:r>
      </w:ins>
      <w:r w:rsidR="001C1472" w:rsidRPr="001C1472">
        <w:rPr>
          <w:rFonts w:ascii="Arial" w:hAnsi="Arial" w:cs="Arial"/>
          <w:color w:val="000000"/>
          <w:sz w:val="20"/>
          <w:szCs w:val="20"/>
        </w:rPr>
        <w:t xml:space="preserve"> Under limited drug availability, priority should be given to treatment over post-exposure prophylaxis. Although drug </w:t>
      </w:r>
      <w:r w:rsidR="001C1472" w:rsidRPr="001C1472">
        <w:rPr>
          <w:rFonts w:ascii="Arial" w:hAnsi="Arial"/>
          <w:color w:val="000000"/>
          <w:sz w:val="20"/>
          <w:rPrChange w:id="54" w:author="Revision" w:date="2026-05-09T00:57:00Z">
            <w:rPr>
              <w:rFonts w:ascii="Arial" w:hAnsi="Arial"/>
              <w:sz w:val="20"/>
            </w:rPr>
          </w:rPrChange>
        </w:rPr>
        <w:t xml:space="preserve">rationing for high-mortality </w:t>
      </w:r>
      <w:del w:id="55" w:author="Revision" w:date="2026-05-09T00:57:00Z">
        <w:r w:rsidR="00A75721" w:rsidRPr="002764E8">
          <w:rPr>
            <w:rFonts w:ascii="Arial" w:eastAsia="Times New Roman" w:hAnsi="Arial" w:cs="Arial"/>
            <w:sz w:val="20"/>
            <w:szCs w:val="24"/>
          </w:rPr>
          <w:delText>population</w:delText>
        </w:r>
      </w:del>
      <w:ins w:id="56" w:author="Revision" w:date="2026-05-09T00:57:00Z">
        <w:r w:rsidR="001C1472" w:rsidRPr="001C1472">
          <w:rPr>
            <w:rFonts w:ascii="Arial" w:hAnsi="Arial" w:cs="Arial"/>
            <w:color w:val="000000"/>
            <w:sz w:val="20"/>
            <w:szCs w:val="20"/>
          </w:rPr>
          <w:t>populations</w:t>
        </w:r>
      </w:ins>
      <w:r w:rsidR="001C1472" w:rsidRPr="001C1472">
        <w:rPr>
          <w:rFonts w:ascii="Arial" w:hAnsi="Arial"/>
          <w:color w:val="000000"/>
          <w:sz w:val="20"/>
          <w:rPrChange w:id="57" w:author="Revision" w:date="2026-05-09T00:57:00Z">
            <w:rPr>
              <w:rFonts w:ascii="Arial" w:hAnsi="Arial"/>
              <w:sz w:val="20"/>
            </w:rPr>
          </w:rPrChange>
        </w:rPr>
        <w:t xml:space="preserve"> (e.g. elderly) can </w:t>
      </w:r>
      <w:ins w:id="58" w:author="Revision" w:date="2026-05-09T00:57:00Z">
        <w:r w:rsidR="001C1472" w:rsidRPr="001C1472">
          <w:rPr>
            <w:rFonts w:ascii="Arial" w:hAnsi="Arial" w:cs="Arial"/>
            <w:color w:val="000000"/>
            <w:sz w:val="20"/>
            <w:szCs w:val="20"/>
          </w:rPr>
          <w:t xml:space="preserve">substantially </w:t>
        </w:r>
      </w:ins>
      <w:r w:rsidR="001C1472" w:rsidRPr="001C1472">
        <w:rPr>
          <w:rFonts w:ascii="Arial" w:hAnsi="Arial"/>
          <w:color w:val="000000"/>
          <w:sz w:val="20"/>
          <w:rPrChange w:id="59" w:author="Revision" w:date="2026-05-09T00:57:00Z">
            <w:rPr>
              <w:rFonts w:ascii="Arial" w:hAnsi="Arial"/>
              <w:sz w:val="20"/>
            </w:rPr>
          </w:rPrChange>
        </w:rPr>
        <w:t>reduce BXM demand</w:t>
      </w:r>
      <w:del w:id="60" w:author="Revision" w:date="2026-05-09T00:57:00Z">
        <w:r w:rsidR="00A92A69" w:rsidRPr="002764E8">
          <w:rPr>
            <w:rFonts w:ascii="Arial" w:eastAsia="Times New Roman" w:hAnsi="Arial" w:cs="Arial"/>
            <w:sz w:val="20"/>
            <w:szCs w:val="24"/>
          </w:rPr>
          <w:delText xml:space="preserve"> </w:delText>
        </w:r>
        <w:r w:rsidR="00A75721" w:rsidRPr="002764E8">
          <w:rPr>
            <w:rFonts w:ascii="Arial" w:eastAsia="Times New Roman" w:hAnsi="Arial" w:cs="Arial"/>
            <w:sz w:val="20"/>
            <w:szCs w:val="24"/>
          </w:rPr>
          <w:delText xml:space="preserve">substantially, it will </w:delText>
        </w:r>
        <w:r w:rsidR="003D5070" w:rsidRPr="002764E8">
          <w:rPr>
            <w:rFonts w:ascii="Arial" w:eastAsia="Times New Roman" w:hAnsi="Arial" w:cs="Arial"/>
            <w:sz w:val="20"/>
            <w:szCs w:val="24"/>
          </w:rPr>
          <w:delText xml:space="preserve">generally </w:delText>
        </w:r>
        <w:r w:rsidR="00D90963" w:rsidRPr="002764E8">
          <w:rPr>
            <w:rFonts w:ascii="Arial" w:eastAsia="Times New Roman" w:hAnsi="Arial" w:cs="Arial"/>
            <w:sz w:val="20"/>
            <w:szCs w:val="24"/>
          </w:rPr>
          <w:delText>still result in</w:delText>
        </w:r>
        <w:r w:rsidR="00A75721" w:rsidRPr="002764E8">
          <w:rPr>
            <w:rFonts w:ascii="Arial" w:eastAsia="Times New Roman" w:hAnsi="Arial" w:cs="Arial"/>
            <w:sz w:val="20"/>
            <w:szCs w:val="24"/>
          </w:rPr>
          <w:delText xml:space="preserve"> </w:delText>
        </w:r>
      </w:del>
      <w:ins w:id="61" w:author="Revision" w:date="2026-05-09T00:57:00Z">
        <w:r w:rsidR="001C1472" w:rsidRPr="001C1472">
          <w:rPr>
            <w:rFonts w:ascii="Arial" w:hAnsi="Arial" w:cs="Arial"/>
            <w:color w:val="000000"/>
            <w:sz w:val="20"/>
            <w:szCs w:val="20"/>
          </w:rPr>
          <w:t xml:space="preserve">, doing so leads to </w:t>
        </w:r>
      </w:ins>
      <w:r w:rsidR="001C1472" w:rsidRPr="001C1472">
        <w:rPr>
          <w:rFonts w:ascii="Arial" w:hAnsi="Arial"/>
          <w:color w:val="000000"/>
          <w:sz w:val="20"/>
          <w:rPrChange w:id="62" w:author="Revision" w:date="2026-05-09T00:57:00Z">
            <w:rPr>
              <w:rFonts w:ascii="Arial" w:hAnsi="Arial"/>
              <w:sz w:val="20"/>
            </w:rPr>
          </w:rPrChange>
        </w:rPr>
        <w:t xml:space="preserve">greater total pandemic deaths. </w:t>
      </w:r>
      <w:del w:id="63" w:author="Revision" w:date="2026-05-09T00:57:00Z">
        <w:r w:rsidR="00A75721" w:rsidRPr="002764E8">
          <w:rPr>
            <w:rFonts w:ascii="Arial" w:eastAsia="Times New Roman" w:hAnsi="Arial" w:cs="Arial"/>
            <w:sz w:val="20"/>
            <w:szCs w:val="24"/>
          </w:rPr>
          <w:delText>Our results provide</w:delText>
        </w:r>
        <w:r w:rsidR="00615B75" w:rsidRPr="002764E8">
          <w:rPr>
            <w:rFonts w:ascii="Arial" w:eastAsia="Times New Roman" w:hAnsi="Arial" w:cs="Arial"/>
            <w:sz w:val="20"/>
            <w:szCs w:val="24"/>
          </w:rPr>
          <w:delText xml:space="preserve"> actionable</w:delText>
        </w:r>
        <w:r w:rsidR="00146857" w:rsidRPr="002764E8">
          <w:rPr>
            <w:rFonts w:ascii="Arial" w:eastAsia="Times New Roman" w:hAnsi="Arial" w:cs="Arial"/>
            <w:sz w:val="20"/>
            <w:szCs w:val="24"/>
          </w:rPr>
          <w:delText xml:space="preserve"> </w:delText>
        </w:r>
        <w:r w:rsidR="00A75721" w:rsidRPr="002764E8">
          <w:rPr>
            <w:rFonts w:ascii="Arial" w:eastAsia="Times New Roman" w:hAnsi="Arial" w:cs="Arial"/>
            <w:sz w:val="20"/>
            <w:szCs w:val="24"/>
          </w:rPr>
          <w:delText>country-specific guidance for</w:delText>
        </w:r>
      </w:del>
      <w:ins w:id="64" w:author="Revision" w:date="2026-05-09T00:57:00Z">
        <w:r w:rsidR="001C1472" w:rsidRPr="001C1472">
          <w:rPr>
            <w:rFonts w:ascii="Arial" w:hAnsi="Arial" w:cs="Arial"/>
            <w:color w:val="000000"/>
            <w:sz w:val="20"/>
            <w:szCs w:val="20"/>
          </w:rPr>
          <w:t>Critically, each week of delay in initiating</w:t>
        </w:r>
      </w:ins>
      <w:r w:rsidR="001C1472" w:rsidRPr="001C1472">
        <w:rPr>
          <w:rFonts w:ascii="Arial" w:hAnsi="Arial"/>
          <w:color w:val="000000"/>
          <w:sz w:val="20"/>
          <w:rPrChange w:id="65" w:author="Revision" w:date="2026-05-09T00:57:00Z">
            <w:rPr>
              <w:rFonts w:ascii="Arial" w:hAnsi="Arial"/>
              <w:sz w:val="20"/>
            </w:rPr>
          </w:rPrChange>
        </w:rPr>
        <w:t xml:space="preserve"> antiviral </w:t>
      </w:r>
      <w:del w:id="66" w:author="Revision" w:date="2026-05-09T00:57:00Z">
        <w:r w:rsidR="00A75721" w:rsidRPr="002764E8">
          <w:rPr>
            <w:rFonts w:ascii="Arial" w:eastAsia="Times New Roman" w:hAnsi="Arial" w:cs="Arial"/>
            <w:sz w:val="20"/>
            <w:szCs w:val="24"/>
          </w:rPr>
          <w:delText xml:space="preserve">stockpile </w:delText>
        </w:r>
        <w:r w:rsidR="00146857" w:rsidRPr="002764E8">
          <w:rPr>
            <w:rFonts w:ascii="Arial" w:eastAsia="Times New Roman" w:hAnsi="Arial" w:cs="Arial"/>
            <w:sz w:val="20"/>
            <w:szCs w:val="24"/>
          </w:rPr>
          <w:delText>planning</w:delText>
        </w:r>
        <w:r w:rsidR="00A75721" w:rsidRPr="002764E8">
          <w:rPr>
            <w:rFonts w:ascii="Arial" w:eastAsia="Times New Roman" w:hAnsi="Arial" w:cs="Arial"/>
            <w:sz w:val="20"/>
            <w:szCs w:val="24"/>
          </w:rPr>
          <w:delText xml:space="preserve"> in preparation for future influenza pandemics</w:delText>
        </w:r>
      </w:del>
      <w:ins w:id="67" w:author="Revision" w:date="2026-05-09T00:57:00Z">
        <w:r w:rsidR="001C1472" w:rsidRPr="001C1472">
          <w:rPr>
            <w:rFonts w:ascii="Arial" w:hAnsi="Arial" w:cs="Arial"/>
            <w:color w:val="000000"/>
            <w:sz w:val="20"/>
            <w:szCs w:val="20"/>
          </w:rPr>
          <w:t>distribution erodes impact by up to 3% of averted deaths, meaning that antiviral stockpiles must be accompanied by rapid deployment infrastructure to deliver their potential impact</w:t>
        </w:r>
      </w:ins>
      <w:r w:rsidR="001C1472" w:rsidRPr="001C1472">
        <w:rPr>
          <w:rFonts w:ascii="Arial" w:hAnsi="Arial"/>
          <w:color w:val="000000"/>
          <w:sz w:val="20"/>
          <w:rPrChange w:id="68" w:author="Revision" w:date="2026-05-09T00:57:00Z">
            <w:rPr>
              <w:rFonts w:ascii="Arial" w:hAnsi="Arial"/>
              <w:sz w:val="20"/>
            </w:rPr>
          </w:rPrChange>
        </w:rPr>
        <w:t>.</w:t>
      </w:r>
      <w:r w:rsidR="00A75721" w:rsidRPr="0027498E" w:rsidDel="00A92A69">
        <w:rPr>
          <w:rFonts w:ascii="Arial" w:hAnsi="Arial" w:cs="Arial"/>
          <w:color w:val="000000"/>
          <w:sz w:val="20"/>
          <w:szCs w:val="20"/>
        </w:rPr>
        <w:t xml:space="preserve"> </w:t>
      </w:r>
      <w:r w:rsidRPr="0027498E">
        <w:rPr>
          <w:rFonts w:ascii="Arial" w:hAnsi="Arial" w:cs="Arial"/>
          <w:color w:val="000000"/>
          <w:sz w:val="20"/>
          <w:szCs w:val="20"/>
        </w:rPr>
        <w:t xml:space="preserve"> </w:t>
      </w:r>
    </w:p>
    <w:p w14:paraId="45398465" w14:textId="77777777" w:rsidR="00E6133D" w:rsidRPr="0027498E"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27498E">
        <w:rPr>
          <w:rFonts w:ascii="Arial" w:hAnsi="Arial" w:cs="Arial"/>
          <w:b/>
          <w:color w:val="000000"/>
          <w:sz w:val="20"/>
          <w:szCs w:val="20"/>
        </w:rPr>
        <w:t>Significance Statement</w:t>
      </w:r>
    </w:p>
    <w:p w14:paraId="65D7FF87" w14:textId="77777777" w:rsidR="00E6133D" w:rsidRPr="0027498E"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58731078" w14:textId="449E7AC7" w:rsidR="008C6857" w:rsidRDefault="00966FB8" w:rsidP="00966FB8">
      <w:pPr>
        <w:spacing w:line="480" w:lineRule="auto"/>
        <w:rPr>
          <w:ins w:id="69" w:author="Revision" w:date="2026-05-09T00:57:00Z"/>
          <w:rFonts w:ascii="Arial" w:hAnsi="Arial" w:cs="Arial"/>
          <w:b/>
          <w:color w:val="000000"/>
          <w:sz w:val="20"/>
          <w:szCs w:val="20"/>
        </w:rPr>
      </w:pPr>
      <w:r w:rsidRPr="0027498E">
        <w:rPr>
          <w:rFonts w:ascii="Arial" w:hAnsi="Arial" w:cs="Arial"/>
          <w:color w:val="000000"/>
          <w:sz w:val="20"/>
          <w:szCs w:val="20"/>
        </w:rPr>
        <w:t xml:space="preserve">Pandemic preparedness requires strategic stockpiling of antiviral drugs but </w:t>
      </w:r>
      <w:r w:rsidR="0094582B" w:rsidRPr="0027498E">
        <w:rPr>
          <w:rFonts w:ascii="Arial" w:hAnsi="Arial" w:cs="Arial"/>
          <w:color w:val="000000"/>
          <w:sz w:val="20"/>
          <w:szCs w:val="20"/>
        </w:rPr>
        <w:t>existing</w:t>
      </w:r>
      <w:r w:rsidRPr="0027498E">
        <w:rPr>
          <w:rFonts w:ascii="Arial" w:hAnsi="Arial" w:cs="Arial"/>
          <w:color w:val="000000"/>
          <w:sz w:val="20"/>
          <w:szCs w:val="20"/>
        </w:rPr>
        <w:t xml:space="preserve"> </w:t>
      </w:r>
      <w:r w:rsidR="0094582B" w:rsidRPr="0027498E">
        <w:rPr>
          <w:rFonts w:ascii="Arial" w:hAnsi="Arial" w:cs="Arial"/>
          <w:color w:val="000000"/>
          <w:sz w:val="20"/>
          <w:szCs w:val="20"/>
        </w:rPr>
        <w:t xml:space="preserve">stockpile </w:t>
      </w:r>
      <w:r w:rsidRPr="0027498E">
        <w:rPr>
          <w:rFonts w:ascii="Arial" w:hAnsi="Arial" w:cs="Arial"/>
          <w:color w:val="000000"/>
          <w:sz w:val="20"/>
          <w:szCs w:val="20"/>
        </w:rPr>
        <w:t>estimates are based on oversimplified assumptions about health</w:t>
      </w:r>
      <w:r w:rsidR="006B5647" w:rsidRPr="0027498E">
        <w:rPr>
          <w:rFonts w:ascii="Arial" w:hAnsi="Arial" w:cs="Arial"/>
          <w:color w:val="000000"/>
          <w:sz w:val="20"/>
          <w:szCs w:val="20"/>
        </w:rPr>
        <w:t>care</w:t>
      </w:r>
      <w:ins w:id="70" w:author="Revision" w:date="2026-05-09T00:57:00Z">
        <w:r w:rsidR="00B05F0A">
          <w:rPr>
            <w:rFonts w:ascii="Arial" w:hAnsi="Arial" w:cs="Arial"/>
            <w:color w:val="000000"/>
            <w:sz w:val="20"/>
            <w:szCs w:val="20"/>
          </w:rPr>
          <w:t>-seeking</w:t>
        </w:r>
      </w:ins>
      <w:r w:rsidR="006B5647" w:rsidRPr="0027498E">
        <w:rPr>
          <w:rFonts w:ascii="Arial" w:hAnsi="Arial" w:cs="Arial"/>
          <w:color w:val="000000"/>
          <w:sz w:val="20"/>
          <w:szCs w:val="20"/>
        </w:rPr>
        <w:t xml:space="preserve"> </w:t>
      </w:r>
      <w:r w:rsidRPr="0027498E">
        <w:rPr>
          <w:rFonts w:ascii="Arial" w:hAnsi="Arial" w:cs="Arial"/>
          <w:color w:val="000000"/>
          <w:sz w:val="20"/>
          <w:szCs w:val="20"/>
        </w:rPr>
        <w:t>behavior and</w:t>
      </w:r>
      <w:r w:rsidR="006B5647" w:rsidRPr="0027498E">
        <w:rPr>
          <w:rFonts w:ascii="Arial" w:hAnsi="Arial" w:cs="Arial"/>
          <w:color w:val="000000"/>
          <w:sz w:val="20"/>
          <w:szCs w:val="20"/>
        </w:rPr>
        <w:t xml:space="preserve"> drug</w:t>
      </w:r>
      <w:r w:rsidRPr="0027498E">
        <w:rPr>
          <w:rFonts w:ascii="Arial" w:hAnsi="Arial" w:cs="Arial"/>
          <w:color w:val="000000"/>
          <w:sz w:val="20"/>
          <w:szCs w:val="20"/>
        </w:rPr>
        <w:t xml:space="preserve"> effectiveness. This study develops a new </w:t>
      </w:r>
      <w:r w:rsidR="0094582B" w:rsidRPr="0027498E">
        <w:rPr>
          <w:rFonts w:ascii="Arial" w:hAnsi="Arial" w:cs="Arial"/>
          <w:color w:val="000000"/>
          <w:sz w:val="20"/>
          <w:szCs w:val="20"/>
        </w:rPr>
        <w:t>mathematical</w:t>
      </w:r>
      <w:r w:rsidRPr="0027498E">
        <w:rPr>
          <w:rFonts w:ascii="Arial" w:hAnsi="Arial" w:cs="Arial"/>
          <w:color w:val="000000"/>
          <w:sz w:val="20"/>
          <w:szCs w:val="20"/>
        </w:rPr>
        <w:t xml:space="preserve"> model incorporating realistic healthcare-seeking patterns and drug-specific transmission risk reduction when considering antiviral stockpile planning</w:t>
      </w:r>
      <w:r w:rsidR="006B5647" w:rsidRPr="0027498E">
        <w:rPr>
          <w:rFonts w:ascii="Arial" w:hAnsi="Arial" w:cs="Arial"/>
          <w:color w:val="000000"/>
          <w:sz w:val="20"/>
          <w:szCs w:val="20"/>
        </w:rPr>
        <w:t xml:space="preserve"> for influenza pandemics</w:t>
      </w:r>
      <w:r w:rsidRPr="0027498E">
        <w:rPr>
          <w:rFonts w:ascii="Arial" w:hAnsi="Arial" w:cs="Arial"/>
          <w:color w:val="000000"/>
          <w:sz w:val="20"/>
          <w:szCs w:val="20"/>
        </w:rPr>
        <w:t xml:space="preserve"> across 186 countries. We </w:t>
      </w:r>
      <w:r w:rsidR="006B5647" w:rsidRPr="0027498E">
        <w:rPr>
          <w:rFonts w:ascii="Arial" w:hAnsi="Arial" w:cs="Arial"/>
          <w:color w:val="000000"/>
          <w:sz w:val="20"/>
          <w:szCs w:val="20"/>
        </w:rPr>
        <w:t>find</w:t>
      </w:r>
      <w:r w:rsidRPr="0027498E">
        <w:rPr>
          <w:rFonts w:ascii="Arial" w:hAnsi="Arial" w:cs="Arial"/>
          <w:color w:val="000000"/>
          <w:sz w:val="20"/>
          <w:szCs w:val="20"/>
        </w:rPr>
        <w:t xml:space="preserve"> that baloxavir marboxil </w:t>
      </w:r>
      <w:r w:rsidR="006B5647" w:rsidRPr="0027498E">
        <w:rPr>
          <w:rFonts w:ascii="Arial" w:hAnsi="Arial" w:cs="Arial"/>
          <w:color w:val="000000"/>
          <w:sz w:val="20"/>
          <w:szCs w:val="20"/>
        </w:rPr>
        <w:lastRenderedPageBreak/>
        <w:t>could</w:t>
      </w:r>
      <w:r w:rsidRPr="0027498E">
        <w:rPr>
          <w:rFonts w:ascii="Arial" w:hAnsi="Arial" w:cs="Arial"/>
          <w:color w:val="000000"/>
          <w:sz w:val="20"/>
          <w:szCs w:val="20"/>
        </w:rPr>
        <w:t xml:space="preserve"> prevent nearly twice as many deaths as oseltamivir while requiring smaller stockpiles. Under limited drug supply,</w:t>
      </w:r>
      <w:r w:rsidR="00B62092" w:rsidRPr="0027498E">
        <w:rPr>
          <w:rFonts w:ascii="Arial" w:hAnsi="Arial" w:cs="Arial"/>
          <w:color w:val="000000"/>
          <w:sz w:val="20"/>
          <w:szCs w:val="20"/>
        </w:rPr>
        <w:t xml:space="preserve"> treatment should be prioriti</w:t>
      </w:r>
      <w:r w:rsidR="007139E9" w:rsidRPr="0027498E">
        <w:rPr>
          <w:rFonts w:ascii="Arial" w:hAnsi="Arial" w:cs="Arial"/>
          <w:color w:val="000000"/>
          <w:sz w:val="20"/>
          <w:szCs w:val="20"/>
        </w:rPr>
        <w:t>s</w:t>
      </w:r>
      <w:r w:rsidR="00B62092" w:rsidRPr="0027498E">
        <w:rPr>
          <w:rFonts w:ascii="Arial" w:hAnsi="Arial" w:cs="Arial"/>
          <w:color w:val="000000"/>
          <w:sz w:val="20"/>
          <w:szCs w:val="20"/>
        </w:rPr>
        <w:t>ed over prophylaxis</w:t>
      </w:r>
      <w:ins w:id="71" w:author="Revision" w:date="2026-05-09T00:57:00Z">
        <w:r w:rsidR="00FE6F60">
          <w:rPr>
            <w:rFonts w:ascii="Arial" w:hAnsi="Arial" w:cs="Arial"/>
            <w:color w:val="000000"/>
            <w:sz w:val="20"/>
            <w:szCs w:val="20"/>
          </w:rPr>
          <w:t>,</w:t>
        </w:r>
      </w:ins>
      <w:r w:rsidR="00B62092" w:rsidRPr="0027498E">
        <w:rPr>
          <w:rFonts w:ascii="Arial" w:hAnsi="Arial" w:cs="Arial"/>
          <w:color w:val="000000"/>
          <w:sz w:val="20"/>
          <w:szCs w:val="20"/>
        </w:rPr>
        <w:t xml:space="preserve"> and</w:t>
      </w:r>
      <w:r w:rsidRPr="0027498E">
        <w:rPr>
          <w:rFonts w:ascii="Arial" w:hAnsi="Arial" w:cs="Arial"/>
          <w:color w:val="000000"/>
          <w:sz w:val="20"/>
          <w:szCs w:val="20"/>
        </w:rPr>
        <w:t xml:space="preserve"> age-based rationing </w:t>
      </w:r>
      <w:r w:rsidR="00D90963" w:rsidRPr="0027498E">
        <w:rPr>
          <w:rFonts w:ascii="Arial" w:hAnsi="Arial" w:cs="Arial"/>
          <w:color w:val="000000"/>
          <w:sz w:val="20"/>
          <w:szCs w:val="20"/>
        </w:rPr>
        <w:t>for high-mortality populations would not</w:t>
      </w:r>
      <w:del w:id="72" w:author="Revision" w:date="2026-05-09T00:57:00Z">
        <w:r w:rsidR="00D90963" w:rsidRPr="002764E8">
          <w:rPr>
            <w:rFonts w:ascii="Arial" w:hAnsi="Arial" w:cs="Arial"/>
            <w:color w:val="000000"/>
            <w:sz w:val="20"/>
            <w:szCs w:val="20"/>
          </w:rPr>
          <w:delText xml:space="preserve"> necessarily</w:delText>
        </w:r>
      </w:del>
      <w:r w:rsidR="00D90963" w:rsidRPr="0027498E">
        <w:rPr>
          <w:rFonts w:ascii="Arial" w:hAnsi="Arial" w:cs="Arial"/>
          <w:color w:val="000000"/>
          <w:sz w:val="20"/>
          <w:szCs w:val="20"/>
        </w:rPr>
        <w:t xml:space="preserve"> reduce total pandemic deaths</w:t>
      </w:r>
      <w:r w:rsidR="00B62092" w:rsidRPr="0027498E">
        <w:rPr>
          <w:rFonts w:ascii="Arial" w:hAnsi="Arial" w:cs="Arial"/>
          <w:color w:val="000000"/>
          <w:sz w:val="20"/>
          <w:szCs w:val="20"/>
        </w:rPr>
        <w:t>.</w:t>
      </w:r>
      <w:r w:rsidRPr="0027498E">
        <w:rPr>
          <w:rFonts w:ascii="Arial" w:hAnsi="Arial" w:cs="Arial"/>
          <w:color w:val="000000"/>
          <w:sz w:val="20"/>
          <w:szCs w:val="20"/>
        </w:rPr>
        <w:t xml:space="preserve"> These insights provide evidence-based guidance for</w:t>
      </w:r>
      <w:r w:rsidR="00B55618" w:rsidRPr="0027498E">
        <w:rPr>
          <w:rFonts w:ascii="Arial" w:hAnsi="Arial" w:cs="Arial"/>
          <w:color w:val="000000"/>
          <w:sz w:val="20"/>
          <w:szCs w:val="20"/>
        </w:rPr>
        <w:t xml:space="preserve"> national</w:t>
      </w:r>
      <w:r w:rsidRPr="0027498E">
        <w:rPr>
          <w:rFonts w:ascii="Arial" w:hAnsi="Arial" w:cs="Arial"/>
          <w:color w:val="000000"/>
          <w:sz w:val="20"/>
          <w:szCs w:val="20"/>
        </w:rPr>
        <w:t xml:space="preserve"> antiviral drugs stockpiling strategies as part of preparedness efforts for future influenza pandemics.</w:t>
      </w:r>
      <w:del w:id="73" w:author="Revision" w:date="2026-05-09T00:57:00Z">
        <w:r w:rsidR="00D92085" w:rsidRPr="002764E8">
          <w:rPr>
            <w:rFonts w:ascii="Arial" w:hAnsi="Arial" w:cs="Arial"/>
            <w:b/>
            <w:color w:val="000000"/>
            <w:sz w:val="20"/>
            <w:szCs w:val="20"/>
          </w:rPr>
          <w:br w:type="page"/>
        </w:r>
      </w:del>
    </w:p>
    <w:p w14:paraId="7F79FC6F" w14:textId="77777777" w:rsidR="008C6857" w:rsidRPr="0027498E" w:rsidRDefault="008C6857" w:rsidP="00966FB8">
      <w:pPr>
        <w:spacing w:line="480" w:lineRule="auto"/>
        <w:rPr>
          <w:rFonts w:ascii="Arial" w:hAnsi="Arial" w:cs="Arial"/>
          <w:b/>
          <w:color w:val="000000"/>
          <w:sz w:val="20"/>
          <w:szCs w:val="20"/>
        </w:rPr>
      </w:pPr>
    </w:p>
    <w:p w14:paraId="72BE508C" w14:textId="68657F60" w:rsidR="00980C22" w:rsidRPr="0027498E" w:rsidRDefault="00E6133D" w:rsidP="009548C1">
      <w:pPr>
        <w:spacing w:line="480" w:lineRule="auto"/>
        <w:rPr>
          <w:rFonts w:ascii="Arial" w:hAnsi="Arial" w:cs="Arial"/>
          <w:b/>
          <w:color w:val="000000"/>
          <w:sz w:val="20"/>
          <w:szCs w:val="20"/>
        </w:rPr>
        <w:pPrChange w:id="74" w:author="Revision" w:date="2026-05-09T00:57:00Z">
          <w:pPr>
            <w:keepNext/>
            <w:pBdr>
              <w:top w:val="nil"/>
              <w:left w:val="nil"/>
              <w:bottom w:val="nil"/>
              <w:right w:val="nil"/>
              <w:between w:val="nil"/>
            </w:pBdr>
            <w:spacing w:before="240" w:after="60" w:line="480" w:lineRule="auto"/>
            <w:contextualSpacing/>
          </w:pPr>
        </w:pPrChange>
      </w:pPr>
      <w:r w:rsidRPr="0027498E">
        <w:rPr>
          <w:rFonts w:ascii="Arial" w:hAnsi="Arial" w:cs="Arial"/>
          <w:b/>
          <w:color w:val="000000"/>
          <w:sz w:val="20"/>
          <w:szCs w:val="20"/>
        </w:rPr>
        <w:t>Main Text</w:t>
      </w:r>
    </w:p>
    <w:p w14:paraId="4903E3B2" w14:textId="055A43A9" w:rsidR="00980C22" w:rsidRPr="0027498E" w:rsidRDefault="00E6133D" w:rsidP="00B521D7">
      <w:pPr>
        <w:keepNext/>
        <w:pBdr>
          <w:top w:val="nil"/>
          <w:left w:val="nil"/>
          <w:bottom w:val="nil"/>
          <w:right w:val="nil"/>
          <w:between w:val="nil"/>
        </w:pBdr>
        <w:spacing w:before="240" w:after="60" w:line="480" w:lineRule="auto"/>
        <w:contextualSpacing/>
        <w:rPr>
          <w:rFonts w:ascii="Arial" w:hAnsi="Arial" w:cs="Arial"/>
          <w:b/>
          <w:color w:val="000000"/>
          <w:sz w:val="20"/>
          <w:szCs w:val="20"/>
        </w:rPr>
      </w:pPr>
      <w:r w:rsidRPr="0027498E">
        <w:rPr>
          <w:rFonts w:ascii="Arial" w:hAnsi="Arial" w:cs="Arial"/>
          <w:b/>
          <w:color w:val="000000"/>
          <w:sz w:val="20"/>
          <w:szCs w:val="20"/>
        </w:rPr>
        <w:t>Introduction</w:t>
      </w:r>
    </w:p>
    <w:p w14:paraId="018891D7" w14:textId="34697DBC"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Influenza A viruses (IAV) remain an emerging threat to human health owing to persistent spillover risk of novel IAV subtypes from reservoir species. Given their antiviral activity against diverse IAV subtypes and the convenience of administration, orally or inhalation administered influenza antiviral drugs are potentially effective countermeasures to mitigate the impact of a nascent influenza pandemic prior to the availability of a targeted vaccine. Several approved drugs could be considered for pandemic preparedness stockpiling, including adamantanes, M2 ion-channel blockers preventing the initiation of viral replication, neuraminidase inhibitors such as oseltamivir, laninamivir and zanamivir that attenuates the release of progeny virions from infected cells, polymerase inhibitors such as baloxavir marboxil (BXM) and favipiravir that blocks viral replication, as well as umifenovir, a fusion inhibitor that prevents virus fusion to host cells. Although laninamivir and zanamivir are currently recommended for post-exposure prophylactic use, they, alongside favirpiravir and umifenovir, are not recommended by the World Health Organization for treatment of both severe and non-severe influenza infections given their limited effects in reducing illness duration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rp707b1og","properties":{"formattedCitation":"(1\\uc0\\u8211{}4)","plainCitation":"(1–4)","noteIndex":0},"citationItems":[{"id":215,"uris":["http://zotero.org/users/local/0pdZPGmr/items/TJ22WZRH","http://zotero.org/users/9596130/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http://zotero.org/users/9596130/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http://zotero.org/users/9596130/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hAnsi="Arial" w:cs="Arial"/>
          <w:sz w:val="20"/>
        </w:rPr>
        <w:t>(1–4)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thus unlikely </w:t>
      </w:r>
      <w:del w:id="75" w:author="Revision" w:date="2026-05-09T00:57:00Z">
        <w:r w:rsidRPr="002764E8">
          <w:rPr>
            <w:rFonts w:ascii="Arial" w:eastAsia="Times New Roman" w:hAnsi="Arial" w:cs="Arial"/>
            <w:sz w:val="20"/>
            <w:szCs w:val="24"/>
          </w:rPr>
          <w:delText xml:space="preserve">going </w:delText>
        </w:r>
      </w:del>
      <w:r w:rsidR="0015019D">
        <w:rPr>
          <w:rFonts w:ascii="Arial" w:eastAsia="Times New Roman" w:hAnsi="Arial" w:cs="Arial"/>
          <w:sz w:val="20"/>
          <w:szCs w:val="24"/>
        </w:rPr>
        <w:t xml:space="preserve">to </w:t>
      </w:r>
      <w:del w:id="76" w:author="Revision" w:date="2026-05-09T00:57:00Z">
        <w:r w:rsidRPr="002764E8">
          <w:rPr>
            <w:rFonts w:ascii="Arial" w:eastAsia="Times New Roman" w:hAnsi="Arial" w:cs="Arial"/>
            <w:sz w:val="20"/>
            <w:szCs w:val="24"/>
          </w:rPr>
          <w:delText>be</w:delText>
        </w:r>
      </w:del>
      <w:ins w:id="77" w:author="Revision" w:date="2026-05-09T00:57:00Z">
        <w:r w:rsidR="0015019D">
          <w:rPr>
            <w:rFonts w:ascii="Arial" w:eastAsia="Times New Roman" w:hAnsi="Arial" w:cs="Arial"/>
            <w:sz w:val="20"/>
            <w:szCs w:val="24"/>
          </w:rPr>
          <w:t>form</w:t>
        </w:r>
      </w:ins>
      <w:r w:rsidR="0015019D">
        <w:rPr>
          <w:rFonts w:ascii="Arial" w:eastAsia="Times New Roman" w:hAnsi="Arial" w:cs="Arial"/>
          <w:sz w:val="20"/>
          <w:szCs w:val="24"/>
        </w:rPr>
        <w:t xml:space="preserve"> the</w:t>
      </w:r>
      <w:r w:rsidRPr="0027498E">
        <w:rPr>
          <w:rFonts w:ascii="Arial" w:eastAsia="Times New Roman" w:hAnsi="Arial" w:cs="Arial"/>
          <w:sz w:val="20"/>
          <w:szCs w:val="24"/>
        </w:rPr>
        <w:t xml:space="preserve"> primary antiviral stockpile. Adamantanes are also unlikely</w:t>
      </w:r>
      <w:ins w:id="78" w:author="Revision" w:date="2026-05-09T00:57:00Z">
        <w:r w:rsidR="00FE6F60">
          <w:rPr>
            <w:rFonts w:ascii="Arial" w:eastAsia="Times New Roman" w:hAnsi="Arial" w:cs="Arial"/>
            <w:sz w:val="20"/>
            <w:szCs w:val="24"/>
          </w:rPr>
          <w:t xml:space="preserve"> to be</w:t>
        </w:r>
      </w:ins>
      <w:r w:rsidRPr="0027498E">
        <w:rPr>
          <w:rFonts w:ascii="Arial" w:eastAsia="Times New Roman" w:hAnsi="Arial" w:cs="Arial"/>
          <w:sz w:val="20"/>
          <w:szCs w:val="24"/>
        </w:rPr>
        <w:t xml:space="preserve"> useful as the primary antiviral drug due to the high propensity of developing resistance among adamantane-treated individuals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kbkUjmDM","properties":{"formattedCitation":"(5)","plainCitation":"(5)","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Although the emergence and spread of oseltamivir and BXM resistance are also of concern, prompt treatment with either drug reduces symptom duration and risk of severe disease outcomes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{"citationID":"anoj7srr65","properties":{"formattedCitation":"(5, 6)","plainCitation":"(5, 6)","noteIndex":0},"citationItems":[{"id":143,"uris":["http://zotero.org/users/local/0pdZPGmr/items/MS2NAI6C","http://zotero.org/users/9596130/items/MS2NAI6C"],"itemData":{"id":143,"type":"article-journal","abstract":"The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(5, 6)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Both </w:t>
      </w:r>
      <w:r w:rsidRPr="0027498E">
        <w:rPr>
          <w:rFonts w:ascii="Arial" w:eastAsia="Times New Roman" w:hAnsi="Arial" w:cs="Arial"/>
          <w:sz w:val="20"/>
          <w:szCs w:val="24"/>
        </w:rPr>
        <w:lastRenderedPageBreak/>
        <w:t xml:space="preserve">treatments are also effective post-exposure prophylactic drugs that lower infection risk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fpit2d0a2","properties":{"formattedCitation":"(2)","plainCitation":"(2)","noteIndex":0},"citationItems":[{"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Importantly, treatment with BXM has recently been demonstrated to provide a significant clinical benefit in preventing onward transmissions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{"citationID":"a2np5u09cvf","properties":{"formattedCitation":"(7)","plainCitation":"(7)","noteIndex":0},"citationItems":[{"id":288,"uris":["http://zotero.org/users/9596130/items/HVVT3WY6"],"itemData":{"id":288,"type":"article-journal","container-title":"New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p>
    <w:p w14:paraId="6F4F9668" w14:textId="54624957"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Mathematical modelling is a useful tool to rationally design evidence-based antiviral stockpiling options amidst uncertainties about the future influenza pandemic. However, </w:t>
      </w:r>
      <w:bookmarkStart w:id="79" w:name="OLE_LINK1"/>
      <w:bookmarkStart w:id="80" w:name="OLE_LINK2"/>
      <w:r w:rsidRPr="0027498E">
        <w:rPr>
          <w:rFonts w:ascii="Arial" w:eastAsia="Times New Roman" w:hAnsi="Arial" w:cs="Arial"/>
          <w:sz w:val="20"/>
          <w:szCs w:val="24"/>
        </w:rPr>
        <w:t xml:space="preserve">existing </w:t>
      </w:r>
      <w:r w:rsidR="007609B7" w:rsidRPr="0027498E">
        <w:rPr>
          <w:rFonts w:ascii="Arial" w:eastAsia="Times New Roman" w:hAnsi="Arial" w:cs="Arial"/>
          <w:sz w:val="20"/>
          <w:szCs w:val="24"/>
        </w:rPr>
        <w:t xml:space="preserve">modelling evidence </w:t>
      </w:r>
      <w:del w:id="81" w:author="Revision" w:date="2026-05-09T00:57:00Z">
        <w:r w:rsidRPr="002764E8">
          <w:rPr>
            <w:rFonts w:ascii="Arial" w:eastAsia="Times New Roman" w:hAnsi="Arial" w:cs="Arial"/>
            <w:sz w:val="20"/>
            <w:szCs w:val="24"/>
          </w:rPr>
          <w:delText>have yielded</w:delText>
        </w:r>
      </w:del>
      <w:ins w:id="82" w:author="Revision" w:date="2026-05-09T00:57:00Z">
        <w:r w:rsidR="00927BAF">
          <w:rPr>
            <w:rFonts w:ascii="Arial" w:eastAsia="Times New Roman" w:hAnsi="Arial" w:cs="Arial"/>
            <w:sz w:val="20"/>
            <w:szCs w:val="24"/>
          </w:rPr>
          <w:t>is</w:t>
        </w:r>
      </w:ins>
      <w:r w:rsidRPr="0027498E">
        <w:rPr>
          <w:rFonts w:ascii="Arial" w:eastAsia="Times New Roman" w:hAnsi="Arial" w:cs="Arial"/>
          <w:sz w:val="20"/>
          <w:szCs w:val="24"/>
        </w:rPr>
        <w:t xml:space="preserve"> inconsistent and even conflicting</w:t>
      </w:r>
      <w:del w:id="83" w:author="Revision" w:date="2026-05-09T00:57:00Z">
        <w:r w:rsidRPr="002764E8">
          <w:rPr>
            <w:rFonts w:ascii="Arial" w:eastAsia="Times New Roman" w:hAnsi="Arial" w:cs="Arial"/>
            <w:sz w:val="20"/>
            <w:szCs w:val="24"/>
          </w:rPr>
          <w:delText xml:space="preserve"> results</w:delText>
        </w:r>
      </w:del>
      <w:r w:rsidRPr="0027498E">
        <w:rPr>
          <w:rFonts w:ascii="Arial" w:eastAsia="Times New Roman" w:hAnsi="Arial" w:cs="Arial"/>
          <w:sz w:val="20"/>
          <w:szCs w:val="24"/>
        </w:rPr>
        <w:t xml:space="preserve"> owing to differences in modelling objectives, approaches and assumptions, making it challenging to meaningfully synthesise </w:t>
      </w:r>
      <w:del w:id="84" w:author="Revision" w:date="2026-05-09T00:57:00Z">
        <w:r w:rsidRPr="002764E8">
          <w:rPr>
            <w:rFonts w:ascii="Arial" w:eastAsia="Times New Roman" w:hAnsi="Arial" w:cs="Arial"/>
            <w:sz w:val="20"/>
            <w:szCs w:val="24"/>
          </w:rPr>
          <w:delText xml:space="preserve">their findings </w:delText>
        </w:r>
      </w:del>
      <w:r w:rsidRPr="0027498E">
        <w:rPr>
          <w:rFonts w:ascii="Arial" w:eastAsia="Times New Roman" w:hAnsi="Arial" w:cs="Arial"/>
          <w:sz w:val="20"/>
          <w:szCs w:val="24"/>
        </w:rPr>
        <w:t xml:space="preserve">for public health planning. </w:t>
      </w:r>
      <w:bookmarkEnd w:id="79"/>
      <w:bookmarkEnd w:id="80"/>
      <w:r w:rsidRPr="0027498E">
        <w:rPr>
          <w:rFonts w:ascii="Arial" w:eastAsia="Times New Roman" w:hAnsi="Arial" w:cs="Arial"/>
          <w:sz w:val="20"/>
          <w:szCs w:val="24"/>
        </w:rPr>
        <w:t xml:space="preserve">For example, focusing on treatment demand estimation, a neuraminidase inhibitor stockpile covering ~30% of the population was estimated to be sufficient to treat all symptomatic individuals infected by the pandemic virus that seek care in the US during a nascent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14mR3XaP","properties":{"formattedCitation":"(8)","plainCitation":"(8)","noteIndex":0},"citationItems":[{"id":156,"uris":["http://zotero.org/users/local/0pdZPGmr/items/L8TJP235","http://zotero.org/users/9596130/items/L8TJP235"],"itemData":{"id":156,"type":"article-journal","abstract":"Following the detection of a novel influenza strain A(H7N9), we modeled the use of antiviral treatment in the United States to mitigate severe disease across a range of hypothetical pandemic scenarios. Our outcomes were total demand for antiviral (neuraminidase inhibitor) treatment and the number of hospitalizations and deaths averted. The model included estimates of attack rate, healthcare-seeking behavior, prescription rates, adherence, disease severity, and the potential effect of antivirals on the risks of hospitalization and death. Based on these inputs, the total antiviral regimens estimated to be available in the United States (as of April 2013) were sufficient to meet treatment needs for the scenarios considered. However, distribution logistics were not examined and should be addressed in future work. Treatment was estimated to avert many severe outcomes (5200–248 000 deaths; 4800–504 000 hospitalizations); however, large numbers remained (25 000–425 000 deaths; 580 000–3 700 000 hospitalizations), suggesting that the impact of combinations of interventions should be examined.","container-title":"Clinical Infectious Diseases","DOI":"10.1093/cid/civ084","ISSN":"1058-4838","issue":"suppl_1","journalAbbreviation":"Clinical Infectious Diseases","page":"S30-S41","title":"Estimating the United States Demand for Influenza Antivirals and the Effect on Severe Influenza Disease During a Potential Pandemic","volume":"60","author":[{"family":"O'Hagan","given":"Justin J."},{"family":"Wong","given":"Karen K."},{"family":"Campbell","given":"Angela P."},{"family":"Patel","given":"Anita"},{"family":"Swerdlow","given":"David L."},{"family":"Fry","given":"Alicia M."},{"family":"Koonin","given":"Lisa M."},{"family":"Meltzer","given":"Martin I."}],"issued":{"date-parts":[["2015",5,1]]}}}],"schema":"https://github.com/citation-style-language/schema/raw/master/csl-citation.json"}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Conversely, a separate study estimated a much larger antiviral demand covering 40-144% of the Canadian population to account for additional contingencies such as treating non-specific infections that also present influenza-like illness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3YZnYosd","properties":{"formattedCitation":"(9)","plainCitation":"(9)","noteIndex":0},"citationItems":[{"id":157,"uris":["http://zotero.org/users/local/0pdZPGmr/items/EJE6QFE4","http://zotero.org/users/9596130/items/EJE6QFE4"],"itemData":{"id":157,"type":"article-journal","abstract":"Background The Canadian National Antiviral Stockpile (NAS) contains treatment for 17.5% of Canadians. This assumes no concurrent intervention strategies and no wastage due to non-influenza respiratory infections. A dynamic model can provide a mechanism to consider complex scenarios to support decisions regarding the optimal NAS size under uncertainty.  Methods We developed a dynamic model for pandemic influenza in Canada that is structured by age and risk to calculate the demand for antivirals to treat persons with pandemic influenza under a wide-range of scenarios that incorporated transmission dynamics, disease severity, and intervention strategies. The anticipated per capita number of acute respiratory infections due to viruses other than influenza was estimated for the full pandemic period from surveys based on criteria to identify potential respiratory infections.  Results Our results demonstrate that up to two thirds of the population could develop respiratory symptoms as a result of infection with a pandemic strain. In the case of perfect antiviral allocation, up to 39.8% of the population could request antiviral treatment. As transmission dynamics, severity and timing of the emergence of a novel influenza strain are unknown, the sensitivity analysis produced considerable variation in potential demand (median: 11%, IQR: 2–21%). If the next pandemic strain emerges in late spring or summer and a vaccine is available before the anticipated fall wave, the median prediction was reduced to 6% and IQR to 0.7–14%. Under the strategy of offering empirical treatment to all patients with influenza like symptoms who present for care, demand could increase to between 65 and 144%.  Conclusions The demand for antivirals during a pandemic is uncertain. Unless an accurate, timely and cost-effective test is available to identify influenza cases, demand for antivirals from persons infected with other respiratory viruses will be substantial and have a significant impact on the NAS.","container-title":"PLOS ONE","DOI":"10.1371/journal.pone.0067253","issue":"6","journalAbbreviation":"PLOS ONE","note":"publisher: Public Library of Science","page":"e67253","title":"Using a Dynamic Model to Consider Optimal Antiviral Stockpile Size in the Face of Pandemic Influenza Uncertainty","volume":"8","author":[{"family":"Greer","given":"Amy L."},{"family":"Schanzer","given":"Dena"}],"issued":{"date-parts":[["2013",6,21]]}}}],"schema":"https://github.com/citation-style-language/schema/raw/master/csl-citation.json"}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Several studies separately used simpler decision-tree approaches to design stockpile size options aimed at maximizing economic benefits. In Singapore, the cost-effective treatment-only oseltamivir stockpile size was estimated at 40-60% per-capita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CPZjUCoo","properties":{"formattedCitation":"(10)","plainCitation":"(10)","noteIndex":0},"citationItems":[{"id":146,"uris":["http://zotero.org/users/local/0pdZPGmr/items/8DUBFBS3","http://zotero.org/users/9596130/items/8DUBFBS3"],"itemData":{"id":146,"type":"article-journal","abstract":"We compared strategies for stockpiling neuraminidase inhibitors to treat and prevent influenza in Singapore. Cost-benefit and cost-effectiveness analyses, with Monte Carlo simulations, were used to determine economic outcomes. A pandemic in a population of 4.2 million would result in an estimated 525–1,775 deaths, 10,700–38,600 hospitalization days, and economic costs of $0.7 to $2.2 billion Singapore dollars. The treatment-only strategy had optimal economic benefits: stockpiles of antiviral agents for 40% of the population would save an estimated 418 lives and $414 million, at a cost of $52.6 million per shelf-life cycle of the stockpile. Prophylaxis was economically beneficial in high-risk subpopulations, which account for 78% of deaths, and in pandemics in which the death rate was &amp;gt;0.6%. Prophylaxis for pandemics with a 5% case-fatality rate would save 50,000 lives and $81 billion. These models can help policymakers weigh the options for pandemic planning.","container-title":"Emerging Infectious Disease journal","DOI":"10.3201/eid1201.050556","ISSN":"1080-6059","issue":"1","page":"95","title":"Economics of Neuraminidase Inhibitor Stockpiling for Pandemic Influenza, Singapore","volume":"12","author":[{"family":"Lee","given":"Vernon"},{"family":"Phua","given":"Kai Hong"},{"family":"Chen","given":"Mark"},{"family":"Chow","given":"Angela"},{"family":"Ma","given":"Stefan"},{"family":"Goh","given":"Kee Tai"},{"family":"Leo","given":"Yee Sin"}],"issued":{"date-parts":[["2006"]]}}}],"schema":"https://github.com/citation-style-language/schema/raw/master/csl-citation.json"}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while Siddiqui et al. suggest that stockpiling oseltamivir for the entire population of the UK for treatment is more prudent since the attack rate of the future pandemic virus is unknown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VcqbAruy","properties":{"formattedCitation":"(11)","plainCitation":"(11)","noteIndex":0},"citationItems":[{"id":151,"uris":["http://zotero.org/users/local/0pdZPGmr/items/QPTGPF5A","http://zotero.org/users/9596130/items/QPTGPF5A"],"itemData":{"id":151,"type":"article-journal","abstract":"A decision analytical model was developed to investigate the cost-effectiveness of stockpiling antiviral (AV) drugs for a potential influenza pandemic in the United Kingdom and the possible role of near-patient testing in conserving AV drug stocks. Under base-case assumptions (including a fixed stockpile that was smaller than the clinical attack rate), the treat-only option (treating all symptomatic patients with AV drugs) would be considered cost-effective (£1,900–£13,700 per quality-adjusted life year [QALY] gained, depending on the fatality scenario), compared with no intervention (nonintervention but management of cases as they arise). The test-treat option (testing all symptomatic patients but treating those with positive tests results only) would result in moderate gains in QALYs over the treat-only option but at relatively large additional costs. Stockpiling sufficient AV drugs (but not near-patient tests) to treat all patients with clinical cases would be cost-effective, provided AV drugs are effective at preventing deaths from pandemic influenza.","container-title":"Emerging Infectious Disease journal","DOI":"10.3201/eid1402.070478","ISSN":"1080-6059","issue":"2","page":"267","title":"Cost-effectiveness of Antiviral Stockpiling and Near-Patient Testing for Potential Influenza Pandemic","volume":"14","author":[{"family":"Siddiqui","given":"M. Ruby"},{"family":"Edmunds","given":"W. John"}],"issued":{"date-parts":[["2008"]]}}}],"schema":"https://github.com/citation-style-language/schema/raw/master/csl-citation.json"}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In contrast, a dynamic transmission model applied to ten countries, including Singapore and UK, estimated a much smaller treatment-only oseltamivir stockpile size of 15-25% per-capita to minimise mortality rates and economic costs while also finding little benefit in giving antiviral prophylaxis to exposed contacts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Xa3LstLH","properties":{"formattedCitation":"(12)","plainCitation":"(12)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Other studies </w:t>
      </w:r>
      <w:r w:rsidR="00530215" w:rsidRPr="0027498E">
        <w:rPr>
          <w:rFonts w:ascii="Arial" w:eastAsia="Times New Roman" w:hAnsi="Arial" w:cs="Arial"/>
          <w:sz w:val="20"/>
          <w:szCs w:val="24"/>
        </w:rPr>
        <w:t>found</w:t>
      </w:r>
      <w:r w:rsidRPr="0027498E">
        <w:rPr>
          <w:rFonts w:ascii="Arial" w:eastAsia="Times New Roman" w:hAnsi="Arial" w:cs="Arial"/>
          <w:sz w:val="20"/>
          <w:szCs w:val="24"/>
        </w:rPr>
        <w:t xml:space="preserve"> that restricting antivirals for treatment is ineffective at limiting the impact of the pandemic virus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ze2NghW9","properties":{"formattedCitation":"(13)","plainCitation":"(13)","noteIndex":0},"citationItems":[{"id":155,"uris":["http://zotero.org/users/local/0pdZPGmr/items/QEEPVR3D","http://zotero.org/users/9596130/items/QEEPVR3D"],"itemData":{"id":155,"type":"article-journal","abstract":"We introduce a novel mathematical model that effectively incorporates contact tracing in a realistic distribution mechanism for antiviral drugs in an influenza pandemic scenario. A strategy focused on targeted provision of post-exposure prophylaxis, rather than treatment, will provide the greatest chance of minimising the impact of an influenza pandemic. Targeted post-exposure prophylaxis delays the onset of the pandemic and for a wide range of parameter values, a delay of the order of 6–18 months may be achievable. This may provide enough time to develop and distribute a vaccine. In contrast, a treatment based strategy typically does not delay the onset of a pandemic by an appreciable amount and, in general, is not capable of significantly reducing the attack rate from baseline.","container-title":"Mathematical Biosciences","DOI":"10.1016/j.mbs.2007.02.003","ISSN":"0025-5564","issue":"2","journalAbbreviation":"Mathematical Biosciences","page":"336-360","title":"Prophylaxis or treatment? Optimal use of an antiviral stockpile during an influenza pandemic","volume":"209","author":[{"family":"McCaw","given":"James M."},{"family":"McVernon","given":"Jodie"}],"issued":{"date-parts":[["2007",10,1]]}}}],"schema":"https://github.com/citation-style-language/schema/raw/master/csl-citation.json"}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that spread of the pandemic virus can only be constrained under widespread distribution of post-exposure prophylaxis (PEP), covering 20-50% of exposed contacts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dtY0HmgR","properties":{"formattedCitation":"(14)","plainCitation":"(14)","noteIndex":0},"citationItems":[{"id":145,"uris":["http://zotero.org/users/local/0pdZPGmr/items/6QAZREVZ","http://zotero.org/users/9596130/items/6QAZREVZ"],"itemData":{"id":145,"type":"article-journal","abstract":"Objective\nTo define optimum use of the national antiviral stockpile during the early phases of the response to pandemic influenza in Australia, to inform the 2008 revision of the Australian Health Management Plan for Pandemic Influenza.\nMethods\nA mathematical model was used to compare strategic uses of antiviral agents for treatment and post</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to limit transmission until availability of a strain</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specific vaccine. The impact of provision of pre</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to healthcare workers (HCWs) on the ability to control the epidemic was also assessed.\nResults\nOptimal constraint of epidemic growth was achieved by intensive ascertainment of contacts of cases for post</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for as long as feasible. While pre</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of healthcare workers utilised a substantial proportion of the stockpile, this did not impede disease control or the ability to treat cases. Absolute delays to outbreak depended on both the intervention strategy and the growth rate of the epidemic. As vaccination was only effective when introduced before explosive growth, this timing was critical to success.\nConclusions and implications\nLiberal distribution of antiviral drugs to limit disease spread for as long as is feasible represents optimal use of these agents to constrain epidemic growth. In reality, additional non</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 xml:space="preserve">pharmaceutical control measures are likely to be required to control transmission until vaccines can definitively contain pandemic influenza outbreaks.","container-title":"Australian and New Zealand Journal of Public Health","DOI":"10.1111/j.1753-6405.2010.00493.x","ISSN":"1326-0200","issue":"2","journalAbbreviation":"Australian and New Zealand Journal of Public Health","page":"113-119","title":"Modelling strategic use of the national antiviral stockpile during the CONTAIN and SUSTAIN phases of an Australian pandemic influenza response","volume":"34","author":[{"family":"McVernon","given":"Jodie"},{"family":"McCaw","given":"James M."},{"family":"Nolan","given":"Terence M."}],"issued":{"date-parts":[["2010",4,1]]}}}],"schema":"https://github.com/citation-style-language/schema/raw/master/csl-citation.json"}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that a nascent pandemic can even be contained at its source if &gt;80% of exposed contacts were given prophylaxis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{"citationID":"a2eou5b42ff","properties":{"formattedCitation":"(15, 16)","plainCitation":"(15, 16)","noteIndex":0},"citationItems":[{"id":152,"uris":["http://zotero.org/users/local/0pdZPGmr/items/77JRK7PH","http://zotero.org/users/9596130/items/77JRK7PH"],"itemData":{"id":152,"type":"article-journal","abstract":"Highly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(15, 16)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p>
    <w:p w14:paraId="5B4A018D" w14:textId="48476B85"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 xml:space="preserve">Previous </w:t>
      </w:r>
      <w:del w:id="85" w:author="Revision" w:date="2026-05-09T00:57:00Z">
        <w:r w:rsidRPr="002764E8">
          <w:rPr>
            <w:rFonts w:ascii="Arial" w:eastAsia="Times New Roman" w:hAnsi="Arial" w:cs="Arial"/>
            <w:sz w:val="20"/>
            <w:szCs w:val="24"/>
          </w:rPr>
          <w:delText>works</w:delText>
        </w:r>
      </w:del>
      <w:ins w:id="86" w:author="Revision" w:date="2026-05-09T00:57:00Z">
        <w:r w:rsidR="00DB75BD">
          <w:rPr>
            <w:rFonts w:ascii="Arial" w:eastAsia="Times New Roman" w:hAnsi="Arial" w:cs="Arial"/>
            <w:sz w:val="20"/>
            <w:szCs w:val="24"/>
          </w:rPr>
          <w:t>studies</w:t>
        </w:r>
      </w:ins>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would likely </w:t>
      </w:r>
      <w:ins w:id="87" w:author="Revision" w:date="2026-05-09T00:57:00Z">
        <w:r w:rsidR="00DB75BD">
          <w:rPr>
            <w:rFonts w:ascii="Arial" w:eastAsia="Times New Roman" w:hAnsi="Arial" w:cs="Arial"/>
            <w:sz w:val="20"/>
            <w:szCs w:val="24"/>
          </w:rPr>
          <w:t xml:space="preserve">now </w:t>
        </w:r>
      </w:ins>
      <w:r w:rsidRPr="0027498E">
        <w:rPr>
          <w:rFonts w:ascii="Arial" w:eastAsia="Times New Roman" w:hAnsi="Arial" w:cs="Arial"/>
          <w:sz w:val="20"/>
          <w:szCs w:val="24"/>
        </w:rPr>
        <w:t xml:space="preserve">reach different conclusions in </w:t>
      </w:r>
      <w:del w:id="88" w:author="Revision" w:date="2026-05-09T00:57:00Z">
        <w:r w:rsidRPr="002764E8">
          <w:rPr>
            <w:rFonts w:ascii="Arial" w:eastAsia="Times New Roman" w:hAnsi="Arial" w:cs="Arial"/>
            <w:sz w:val="20"/>
            <w:szCs w:val="24"/>
          </w:rPr>
          <w:delText>hindsight</w:delText>
        </w:r>
      </w:del>
      <w:ins w:id="89" w:author="Revision" w:date="2026-05-09T00:57:00Z">
        <w:r w:rsidR="00DB75BD">
          <w:rPr>
            <w:rFonts w:ascii="Arial" w:eastAsia="Times New Roman" w:hAnsi="Arial" w:cs="Arial"/>
            <w:sz w:val="20"/>
            <w:szCs w:val="24"/>
          </w:rPr>
          <w:t>light</w:t>
        </w:r>
      </w:ins>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of the COVID-19 pandemic and</w:t>
      </w:r>
      <w:del w:id="90" w:author="Revision" w:date="2026-05-09T00:57:00Z">
        <w:r w:rsidRPr="002764E8">
          <w:rPr>
            <w:rFonts w:ascii="Arial" w:eastAsia="Times New Roman" w:hAnsi="Arial" w:cs="Arial"/>
            <w:sz w:val="20"/>
            <w:szCs w:val="24"/>
          </w:rPr>
          <w:delText xml:space="preserve"> availability of</w:delText>
        </w:r>
      </w:del>
      <w:r w:rsidRPr="0027498E">
        <w:rPr>
          <w:rFonts w:ascii="Arial" w:eastAsia="Times New Roman" w:hAnsi="Arial" w:cs="Arial"/>
          <w:sz w:val="20"/>
          <w:szCs w:val="24"/>
        </w:rPr>
        <w:t xml:space="preserve"> recent clinical data. First, all of the aforementioned studies assumed that at least 70% of symptomatic infections could be treated within two days </w:t>
      </w:r>
      <w:del w:id="91" w:author="Revision" w:date="2026-05-09T00:57:00Z">
        <w:r w:rsidRPr="002764E8">
          <w:rPr>
            <w:rFonts w:ascii="Arial" w:eastAsia="Times New Roman" w:hAnsi="Arial" w:cs="Arial"/>
            <w:sz w:val="20"/>
            <w:szCs w:val="24"/>
          </w:rPr>
          <w:delText>after</w:delText>
        </w:r>
      </w:del>
      <w:ins w:id="92" w:author="Revision" w:date="2026-05-09T00:57:00Z">
        <w:r w:rsidR="00DB75BD">
          <w:rPr>
            <w:rFonts w:ascii="Arial" w:eastAsia="Times New Roman" w:hAnsi="Arial" w:cs="Arial"/>
            <w:sz w:val="20"/>
            <w:szCs w:val="24"/>
          </w:rPr>
          <w:t>of</w:t>
        </w:r>
      </w:ins>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symptom onset. While symptomatic individuals might readily seek care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j08l75mnc","properties":{"formattedCitation":"(17)","plainCitation":"(17)","noteIndex":0},"citationItems":[{"id":165,"uris":["http://zotero.org/users/local/0pdZPGmr/items/5KWYC764","http://zotero.org/users/9596130/items/5KWYC764"],"itemData":{"id":165,"type":"article-journal","abstract":"SARS-CoV-2 virus testing for persons with COVID-19 symptoms, and contact tracing for those testing positive, will be critical to successful epidemic control. Willingness of persons experiencing symptoms to seek testing may determine the success of this strategy.A cross-sectional online survey in the United States measured willingness to seek testing if feeling ill under different specimen collection scenarios: home-based saliva, home-based swab, drive-through facility swab, and clinic-based swab. Instructions clarified that home-collected specimens would be mailed to a laboratory for testing. We presented similar willingness questions regarding testing during follow-up care.Of 1435 participants, comprising a broad range of sociodemographic groups, 92% were willing to test with a home saliva specimen, 88% with home swab, 71% with drive-through swab, and 60% with clinic-collected swab. Moreover, 68% indicated they would be more likely to get tested if there was a home testing option. There were no significant differences in willingness items across sociodemographic variables or for those currently experiencing COVID-19 symptoms. Results were nearly identical for willingness to receive testing for follow-up COVID-19 care.We observed a hierarchy of willingness to test for SARS-CoV-2, ordered by the degree of contact required. Home specimen collection options could result in up to one-third more symptomatic persons seeking testing, facilitating contact tracing and optimal clinical care. Remote specimen collection options may ease supply chain challenges and decrease the likelihood of nosocomial transmission. As home specimen collection options receive regulatory approval, they should be scaled rapidly by health systems.","container-title":"Open Forum Infectious Diseases","DOI":"10.1093/ofid/ofaa269","ISSN":"2328-8957","issue":"7","journalAbbreviation":"Open Forum Infectious Diseases","page":"ofaa269","title":"Willingness to Seek Diagnostic Testing for SARS-CoV-2 With Home, Drive-through, and Clinic-Based Specimen Collection Locations","volume":"7","author":[{"family":"Siegler","given":"Aaron J"},{"family":"Hall","given":"Eric"},{"family":"Luisi","given":"Nicole"},{"family":"Zlotorzynska","given":"Maria"},{"family":"Wilde","given":"Gretchen"},{"family":"Sanchez","given":"Travis"},{"family":"Bradley","given":"Heather"},{"family":"Sullivan","given":"Patrick S"}],"issued":{"date-parts":[["2020",7,1]]}}}],"schema":"https://github.com/citation-style-language/schema/raw/master/csl-citation.json"}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healthcare-seeking behaviour, including the time to seeking treatment since symptom onset, is heterogeneous, even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sf3dpu4i5","properties":{"formattedCitation":"(18)","plainCitation":"(18)","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del w:id="93" w:author="Revision" w:date="2026-05-09T00:57:00Z">
        <w:r w:rsidRPr="002764E8">
          <w:rPr>
            <w:rFonts w:ascii="Arial" w:eastAsia="Times New Roman" w:hAnsi="Arial" w:cs="Arial"/>
            <w:sz w:val="20"/>
            <w:szCs w:val="24"/>
          </w:rPr>
          <w:delText>predicating</w:delText>
        </w:r>
      </w:del>
      <w:ins w:id="94" w:author="Revision" w:date="2026-05-09T00:57:00Z">
        <w:r w:rsidR="00DB75BD">
          <w:rPr>
            <w:rFonts w:ascii="Arial" w:eastAsia="Times New Roman" w:hAnsi="Arial" w:cs="Arial"/>
            <w:sz w:val="20"/>
            <w:szCs w:val="24"/>
          </w:rPr>
          <w:t>depending</w:t>
        </w:r>
      </w:ins>
      <w:r w:rsidR="0015019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on sociodemographic factors and disease severity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22ikqri5lq","properties":{"formattedCitation":"(19)","plainCitation":"(19)","noteIndex":0},"citationItems":[{"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(19)</w:t>
      </w:r>
      <w:r w:rsidRPr="0027498E">
        <w:rPr>
          <w:rFonts w:ascii="Arial" w:eastAsia="Times New Roman" w:hAnsi="Arial" w:cs="Arial"/>
          <w:sz w:val="20"/>
          <w:szCs w:val="24"/>
        </w:rPr>
        <w:fldChar w:fldCharType="end"/>
      </w:r>
      <w:del w:id="95" w:author="Revision" w:date="2026-05-09T00:57:00Z">
        <w:r w:rsidRPr="002764E8">
          <w:rPr>
            <w:rFonts w:ascii="Arial" w:eastAsia="Times New Roman" w:hAnsi="Arial" w:cs="Arial"/>
            <w:sz w:val="20"/>
            <w:szCs w:val="24"/>
          </w:rPr>
          <w:delText>, which could in turn diminished the effectiveness of the antiviral stockpile.</w:delText>
        </w:r>
      </w:del>
      <w:ins w:id="96" w:author="Revision" w:date="2026-05-09T00:57:00Z">
        <w:r w:rsidRPr="0027498E">
          <w:rPr>
            <w:rFonts w:ascii="Arial" w:eastAsia="Times New Roman" w:hAnsi="Arial" w:cs="Arial"/>
            <w:sz w:val="20"/>
            <w:szCs w:val="24"/>
          </w:rPr>
          <w:t>.</w:t>
        </w:r>
      </w:ins>
      <w:r w:rsidRPr="0027498E">
        <w:rPr>
          <w:rFonts w:ascii="Arial" w:eastAsia="Times New Roman" w:hAnsi="Arial" w:cs="Arial"/>
          <w:sz w:val="20"/>
          <w:szCs w:val="24"/>
        </w:rPr>
        <w:t xml:space="preserve"> Similarly, studies proposing mass distribution of PEP </w:t>
      </w:r>
      <w:del w:id="97" w:author="Revision" w:date="2026-05-09T00:57:00Z">
        <w:r w:rsidRPr="002764E8">
          <w:rPr>
            <w:rFonts w:ascii="Arial" w:eastAsia="Times New Roman" w:hAnsi="Arial" w:cs="Arial"/>
            <w:sz w:val="20"/>
            <w:szCs w:val="24"/>
          </w:rPr>
          <w:delText>assume</w:delText>
        </w:r>
      </w:del>
      <w:ins w:id="98" w:author="Revision" w:date="2026-05-09T00:57:00Z">
        <w:r w:rsidR="00DB75BD">
          <w:rPr>
            <w:rFonts w:ascii="Arial" w:eastAsia="Times New Roman" w:hAnsi="Arial" w:cs="Arial"/>
            <w:sz w:val="20"/>
            <w:szCs w:val="24"/>
          </w:rPr>
          <w:t xml:space="preserve">have </w:t>
        </w:r>
        <w:r w:rsidRPr="0027498E">
          <w:rPr>
            <w:rFonts w:ascii="Arial" w:eastAsia="Times New Roman" w:hAnsi="Arial" w:cs="Arial"/>
            <w:sz w:val="20"/>
            <w:szCs w:val="24"/>
          </w:rPr>
          <w:t>assume</w:t>
        </w:r>
        <w:r w:rsidR="00DB75BD">
          <w:rPr>
            <w:rFonts w:ascii="Arial" w:eastAsia="Times New Roman" w:hAnsi="Arial" w:cs="Arial"/>
            <w:sz w:val="20"/>
            <w:szCs w:val="24"/>
          </w:rPr>
          <w:t>d</w:t>
        </w:r>
      </w:ins>
      <w:r w:rsidRPr="0027498E">
        <w:rPr>
          <w:rFonts w:ascii="Arial" w:eastAsia="Times New Roman" w:hAnsi="Arial" w:cs="Arial"/>
          <w:sz w:val="20"/>
          <w:szCs w:val="24"/>
        </w:rPr>
        <w:t xml:space="preserve"> that countries can swiftly mobilise extensive and near-complete contact tracing</w:t>
      </w:r>
      <w:r w:rsidR="00FE6F60">
        <w:rPr>
          <w:rFonts w:ascii="Arial" w:eastAsia="Times New Roman" w:hAnsi="Arial" w:cs="Arial"/>
          <w:sz w:val="20"/>
          <w:szCs w:val="24"/>
        </w:rPr>
        <w:t xml:space="preserve"> </w:t>
      </w:r>
      <w:r w:rsidR="00FE6F60" w:rsidRPr="0027498E">
        <w:rPr>
          <w:rFonts w:ascii="Arial" w:eastAsia="Times New Roman" w:hAnsi="Arial" w:cs="Arial"/>
          <w:sz w:val="20"/>
          <w:szCs w:val="24"/>
        </w:rPr>
        <w:t>but this</w:t>
      </w:r>
      <w:r w:rsidR="00FE6F60">
        <w:rPr>
          <w:rFonts w:ascii="Arial" w:eastAsia="Times New Roman" w:hAnsi="Arial" w:cs="Arial"/>
          <w:sz w:val="20"/>
          <w:szCs w:val="24"/>
        </w:rPr>
        <w:t xml:space="preserve"> </w:t>
      </w:r>
      <w:del w:id="99" w:author="Revision" w:date="2026-05-09T00:57:00Z">
        <w:r w:rsidRPr="002764E8">
          <w:rPr>
            <w:rFonts w:ascii="Arial" w:eastAsia="Times New Roman" w:hAnsi="Arial" w:cs="Arial"/>
            <w:sz w:val="20"/>
            <w:szCs w:val="24"/>
          </w:rPr>
          <w:delText>was demonstrably challenging</w:delText>
        </w:r>
      </w:del>
      <w:ins w:id="100" w:author="Revision" w:date="2026-05-09T00:57:00Z">
        <w:r w:rsidR="00FE6F60">
          <w:rPr>
            <w:rFonts w:ascii="Arial" w:eastAsia="Times New Roman" w:hAnsi="Arial" w:cs="Arial"/>
            <w:sz w:val="20"/>
            <w:szCs w:val="24"/>
          </w:rPr>
          <w:t>level of capacity</w:t>
        </w:r>
      </w:ins>
      <w:r w:rsidR="00FE6F60" w:rsidRPr="0027498E">
        <w:rPr>
          <w:rFonts w:ascii="Arial" w:eastAsia="Times New Roman" w:hAnsi="Arial" w:cs="Arial"/>
          <w:sz w:val="20"/>
          <w:szCs w:val="24"/>
        </w:rPr>
        <w:t xml:space="preserve"> during the COVID-19 pandemic</w:t>
      </w:r>
      <w:ins w:id="101" w:author="Revision" w:date="2026-05-09T00:57:00Z">
        <w:r w:rsidR="00FE6F60">
          <w:rPr>
            <w:rFonts w:ascii="Arial" w:eastAsia="Times New Roman" w:hAnsi="Arial" w:cs="Arial"/>
            <w:sz w:val="20"/>
            <w:szCs w:val="24"/>
          </w:rPr>
          <w:t xml:space="preserve"> was rare</w:t>
        </w:r>
      </w:ins>
      <w:r w:rsidR="00FE6F60" w:rsidRPr="0027498E">
        <w:rPr>
          <w:rFonts w:ascii="Arial" w:eastAsia="Times New Roman" w:hAnsi="Arial" w:cs="Arial"/>
          <w:sz w:val="20"/>
          <w:szCs w:val="24"/>
        </w:rPr>
        <w:t xml:space="preserve"> even in high-resource countries</w:t>
      </w:r>
      <w:r w:rsidR="00DB75BD" w:rsidRPr="0027498E">
        <w:rPr>
          <w:rFonts w:ascii="Arial" w:eastAsia="Times New Roman" w:hAnsi="Arial" w:cs="Arial"/>
          <w:sz w:val="20"/>
          <w:szCs w:val="24"/>
        </w:rPr>
        <w:t xml:space="preserve"> </w:t>
      </w:r>
      <w:r w:rsidR="00DB75BD" w:rsidRPr="0027498E">
        <w:rPr>
          <w:rFonts w:ascii="Arial" w:eastAsia="Times New Roman" w:hAnsi="Arial" w:cs="Arial"/>
          <w:sz w:val="20"/>
          <w:szCs w:val="24"/>
        </w:rPr>
        <w:fldChar w:fldCharType="begin"/>
      </w:r>
      <w:r w:rsidR="00DB75BD" w:rsidRPr="0027498E">
        <w:rPr>
          <w:rFonts w:ascii="Arial" w:eastAsia="Times New Roman" w:hAnsi="Arial" w:cs="Arial"/>
          <w:sz w:val="20"/>
          <w:szCs w:val="24"/>
        </w:rPr>
        <w:instrText xml:space="preserve"> ADDIN ZOTERO_ITEM CSL_CITATION {"citationID":"aa3ma5m621","properties":{"formattedCitation":"(20, 21)","plainCitation":"(20, 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DB75BD" w:rsidRPr="0027498E">
        <w:rPr>
          <w:rFonts w:ascii="Arial" w:eastAsia="Times New Roman" w:hAnsi="Arial" w:cs="Arial"/>
          <w:sz w:val="20"/>
          <w:szCs w:val="24"/>
        </w:rPr>
        <w:fldChar w:fldCharType="separate"/>
      </w:r>
      <w:r w:rsidR="00DB75BD" w:rsidRPr="0027498E">
        <w:rPr>
          <w:rFonts w:ascii="Arial" w:eastAsia="Times New Roman" w:hAnsi="Arial" w:cs="Arial"/>
          <w:sz w:val="20"/>
          <w:szCs w:val="24"/>
        </w:rPr>
        <w:t>(20, 21)</w:t>
      </w:r>
      <w:r w:rsidR="00DB75BD"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Several studies also assume that the infectiousness of infected individuals treated with oseltamivir is reduced by &gt;60%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{"citationID":"a107rdfkhnu","properties":{"formattedCitation":"(12, 15, 16, 22)","plainCitation":"(12, 15, 16, 22)","noteIndex":0},"citationItems":[{"id":149,"uris":["http://zotero.org/users/local/0pdZPGmr/items/38UZ29FY","http://zotero.org/users/9596130/items/38UZ29FY"],"itemData":{"id":149,"type":"article-journal","container-title":"Journal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Elizabeth"}],"issued":{"date-parts":[["2005",8,12]]}}},{"id":162,"uris":["http://zotero.org/users/local/0pdZPGmr/items/NXN8L4DB","http://zotero.org/users/9596130/items/NXN8L4DB"],"itemData":{"id":162,"type":"article-journal","abstract":"Planning a response to an outbreak of a pandemic strain of influenza is a high public health priority. Three research groups using different individual-based, stochastic simulation models have examined the consequences of intervention strategies chosen in consultation with U.S. public health workers. The first goal is to simulate the effectiveness of a set of potentially feasible intervention strategies. Combinations called targeted layered containment (TLC) of influenza antiviral treatment and prophylaxis and nonpharmaceutical interventions of quarantine, isolation, school closure, community social distancing, and workplace social distancing are considered. The second goal is to examine the robustness of the results to model assumptions. The comparisons focus on a pandemic outbreak in a population similar to that of Chicago, with ≈8.6 million people. The simulations suggest that at the expected transmissibility of a pandemic strain, timely implementation of a combination of targeted household antiviral prophylaxis, and social distancing measures could substantially lower the illness attack rate before a highly efficacious vaccine could become available. Timely initiation of measures and school closure play important roles. Because of the current lack of data on which to base such models, further field research is recommended to learn more about the sources of transmission and the effectiveness of social distancing measures in reducing influenza transmission.","container-title":"Proceedings of the National Academy of Sciences","DOI":"10.1073/pnas.0706849105","issue":"12","journalAbbreviation":"Proceedings of the National Academy of Sciences","note":"publisher: Proceedings of the National Academy of Sciences","page":"4639-4644","title":"Modeling targeted layered containment of an influenza pandemic in the United States","volume":"105","author":[{"family":"Halloran","given":"M. Elizabeth"},{"family":"Ferguson","given":"Neil M."},{"family":"Eubank","given":"Stephen"},{"family":"Longini","given":"Ira M."},{"family":"Cummings","given":"Derek A. T."},{"family":"Lewis","given":"Bryan"},{"family":"Xu","given":"Shufu"},{"family":"Fraser","given":"Christophe"},{"family":"Vullikanti","given":"Anil"},{"family":"Germann","given":"Timothy C."},{"family":"Wagener","given":"Diane"},{"family":"Beckman","given":"Richard"},{"family":"Kadau","given":"Kai"},{"family":"Barrett","given":"Chris"},{"family":"Macken","given":"Catherine A."},{"family":"Burke","given":"Donald S."},{"family":"Cooley","given":"Philip"}],"issued":{"date-parts":[["2008",3,25]]}}},{"id":164,"uris":["http://zotero.org/users/local/0pdZPGmr/items/AFZHUSPY","http://zotero.org/users/9596130/items/AFZHUSPY"],"itemData":{"id":164,"type":"article-journal","abstract":"Highly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(12, 15, 16, 22)</w:t>
      </w:r>
      <w:r w:rsidRPr="0027498E">
        <w:rPr>
          <w:rFonts w:ascii="Arial" w:eastAsia="Times New Roman" w:hAnsi="Arial" w:cs="Arial"/>
          <w:sz w:val="20"/>
          <w:szCs w:val="24"/>
        </w:rPr>
        <w:fldChar w:fldCharType="end"/>
      </w:r>
      <w:del w:id="102" w:author="Revision" w:date="2026-05-09T00:57:00Z">
        <w:r w:rsidRPr="002764E8">
          <w:rPr>
            <w:rFonts w:ascii="Arial" w:eastAsia="Times New Roman" w:hAnsi="Arial" w:cs="Arial"/>
            <w:sz w:val="20"/>
            <w:szCs w:val="24"/>
          </w:rPr>
          <w:delText xml:space="preserve"> based on</w:delText>
        </w:r>
      </w:del>
      <w:ins w:id="103" w:author="Revision" w:date="2026-05-09T00:57:00Z">
        <w:r w:rsidR="00FE6F60">
          <w:rPr>
            <w:rFonts w:ascii="Arial" w:eastAsia="Times New Roman" w:hAnsi="Arial" w:cs="Arial"/>
            <w:sz w:val="20"/>
            <w:szCs w:val="24"/>
          </w:rPr>
          <w:t>, a figure derived from</w:t>
        </w:r>
      </w:ins>
      <w:r w:rsidRPr="0027498E">
        <w:rPr>
          <w:rFonts w:ascii="Arial" w:eastAsia="Times New Roman" w:hAnsi="Arial" w:cs="Arial"/>
          <w:sz w:val="20"/>
          <w:szCs w:val="24"/>
        </w:rPr>
        <w:t xml:space="preserve"> post-hoc analyses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e286mvcqo","properties":{"formattedCitation":"(23)","plainCitation":"(23)","noteIndex":0},"citationItems":[{"id":161,"uris":["http://zotero.org/users/local/0pdZPGmr/items/TZPXF59U","http://zotero.org/users/9596130/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of </w:t>
      </w:r>
      <w:del w:id="104" w:author="Revision" w:date="2026-05-09T00:57:00Z">
        <w:r w:rsidRPr="002764E8">
          <w:rPr>
            <w:rFonts w:ascii="Arial" w:eastAsia="Times New Roman" w:hAnsi="Arial" w:cs="Arial"/>
            <w:sz w:val="20"/>
            <w:szCs w:val="24"/>
          </w:rPr>
          <w:delText xml:space="preserve">past </w:delText>
        </w:r>
      </w:del>
      <w:r w:rsidRPr="0027498E">
        <w:rPr>
          <w:rFonts w:ascii="Arial" w:eastAsia="Times New Roman" w:hAnsi="Arial" w:cs="Arial"/>
          <w:sz w:val="20"/>
          <w:szCs w:val="24"/>
        </w:rPr>
        <w:t xml:space="preserve">clinical trial data </w:t>
      </w:r>
      <w:r w:rsidR="00FE6F60">
        <w:rPr>
          <w:rFonts w:ascii="Arial" w:eastAsia="Times New Roman" w:hAnsi="Arial" w:cs="Arial"/>
          <w:sz w:val="20"/>
          <w:szCs w:val="24"/>
        </w:rPr>
        <w:t xml:space="preserve">that </w:t>
      </w:r>
      <w:del w:id="105" w:author="Revision" w:date="2026-05-09T00:57:00Z">
        <w:r w:rsidRPr="002764E8">
          <w:rPr>
            <w:rFonts w:ascii="Arial" w:eastAsia="Times New Roman" w:hAnsi="Arial" w:cs="Arial"/>
            <w:sz w:val="20"/>
            <w:szCs w:val="24"/>
          </w:rPr>
          <w:delText>originally investigated the efficacy of</w:delText>
        </w:r>
      </w:del>
      <w:ins w:id="106" w:author="Revision" w:date="2026-05-09T00:57:00Z">
        <w:r w:rsidR="00FE6F60">
          <w:rPr>
            <w:rFonts w:ascii="Arial" w:eastAsia="Times New Roman" w:hAnsi="Arial" w:cs="Arial"/>
            <w:sz w:val="20"/>
            <w:szCs w:val="24"/>
          </w:rPr>
          <w:t>assessed</w:t>
        </w:r>
      </w:ins>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oseltamivir as PEP </w:t>
      </w:r>
      <w:del w:id="107" w:author="Revision" w:date="2026-05-09T00:57:00Z">
        <w:r w:rsidRPr="002764E8">
          <w:rPr>
            <w:rFonts w:ascii="Arial" w:eastAsia="Times New Roman" w:hAnsi="Arial" w:cs="Arial"/>
            <w:sz w:val="20"/>
            <w:szCs w:val="24"/>
          </w:rPr>
          <w:delText>to prevent infections among</w:delText>
        </w:r>
      </w:del>
      <w:ins w:id="108" w:author="Revision" w:date="2026-05-09T00:57:00Z">
        <w:r w:rsidR="00DB75BD">
          <w:rPr>
            <w:rFonts w:ascii="Arial" w:eastAsia="Times New Roman" w:hAnsi="Arial" w:cs="Arial"/>
            <w:sz w:val="20"/>
            <w:szCs w:val="24"/>
          </w:rPr>
          <w:t>for</w:t>
        </w:r>
        <w:r w:rsidR="00FE6F60">
          <w:rPr>
            <w:rFonts w:ascii="Arial" w:eastAsia="Times New Roman" w:hAnsi="Arial" w:cs="Arial"/>
            <w:sz w:val="20"/>
            <w:szCs w:val="24"/>
          </w:rPr>
          <w:t xml:space="preserve"> preventing infection in</w:t>
        </w:r>
      </w:ins>
      <w:r w:rsidR="00FE6F60">
        <w:rPr>
          <w:rFonts w:ascii="Arial" w:eastAsia="Times New Roman" w:hAnsi="Arial" w:cs="Arial"/>
          <w:sz w:val="20"/>
          <w:szCs w:val="24"/>
        </w:rPr>
        <w:t xml:space="preserve"> uninfected</w:t>
      </w:r>
      <w:r w:rsidR="00DB75BD">
        <w:rPr>
          <w:rFonts w:ascii="Arial" w:eastAsia="Times New Roman" w:hAnsi="Arial" w:cs="Arial"/>
          <w:sz w:val="20"/>
          <w:szCs w:val="24"/>
        </w:rPr>
        <w:t xml:space="preserve"> </w:t>
      </w:r>
      <w:r w:rsidRPr="0027498E">
        <w:rPr>
          <w:rFonts w:ascii="Arial" w:eastAsia="Times New Roman" w:hAnsi="Arial" w:cs="Arial"/>
          <w:sz w:val="20"/>
          <w:szCs w:val="24"/>
        </w:rPr>
        <w:t>household contacts</w:t>
      </w:r>
      <w:del w:id="109" w:author="Revision" w:date="2026-05-09T00:57:00Z">
        <w:r w:rsidRPr="002764E8">
          <w:rPr>
            <w:rFonts w:ascii="Arial" w:eastAsia="Times New Roman" w:hAnsi="Arial" w:cs="Arial"/>
            <w:sz w:val="20"/>
            <w:szCs w:val="24"/>
          </w:rPr>
          <w:delText xml:space="preserve"> with no direct assessment of</w:delText>
        </w:r>
      </w:del>
      <w:ins w:id="110" w:author="Revision" w:date="2026-05-09T00:57:00Z">
        <w:r w:rsidR="00FE6F60">
          <w:rPr>
            <w:rFonts w:ascii="Arial" w:eastAsia="Times New Roman" w:hAnsi="Arial" w:cs="Arial"/>
            <w:sz w:val="20"/>
            <w:szCs w:val="24"/>
          </w:rPr>
          <w:t>, and not</w:t>
        </w:r>
      </w:ins>
      <w:r w:rsidRPr="0027498E">
        <w:rPr>
          <w:rFonts w:ascii="Arial" w:eastAsia="Times New Roman" w:hAnsi="Arial" w:cs="Arial"/>
          <w:sz w:val="20"/>
          <w:szCs w:val="24"/>
        </w:rPr>
        <w:t xml:space="preserve"> transmission risk reduction </w:t>
      </w:r>
      <w:del w:id="111" w:author="Revision" w:date="2026-05-09T00:57:00Z">
        <w:r w:rsidRPr="002764E8">
          <w:rPr>
            <w:rFonts w:ascii="Arial" w:eastAsia="Times New Roman" w:hAnsi="Arial" w:cs="Arial"/>
            <w:sz w:val="20"/>
            <w:szCs w:val="24"/>
          </w:rPr>
          <w:delText>benefits of treatment among</w:delText>
        </w:r>
      </w:del>
      <w:ins w:id="112" w:author="Revision" w:date="2026-05-09T00:57:00Z">
        <w:r w:rsidR="00FE6F60">
          <w:rPr>
            <w:rFonts w:ascii="Arial" w:eastAsia="Times New Roman" w:hAnsi="Arial" w:cs="Arial"/>
            <w:sz w:val="20"/>
            <w:szCs w:val="24"/>
          </w:rPr>
          <w:t>by</w:t>
        </w:r>
        <w:r w:rsidRPr="0027498E">
          <w:rPr>
            <w:rFonts w:ascii="Arial" w:eastAsia="Times New Roman" w:hAnsi="Arial" w:cs="Arial"/>
            <w:sz w:val="20"/>
            <w:szCs w:val="24"/>
          </w:rPr>
          <w:t xml:space="preserve"> </w:t>
        </w:r>
        <w:r w:rsidR="00FE6F60">
          <w:rPr>
            <w:rFonts w:ascii="Arial" w:eastAsia="Times New Roman" w:hAnsi="Arial" w:cs="Arial"/>
            <w:sz w:val="20"/>
            <w:szCs w:val="24"/>
          </w:rPr>
          <w:t>treating</w:t>
        </w:r>
      </w:ins>
      <w:r w:rsidR="00FE6F60"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infected index patients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{"citationID":"a37icaobav","properties":{"formattedCitation":"(24, 25)","plainCitation":"(24, 25)","noteIndex":0},"citationItems":[{"id":158,"uris":["http://zotero.org/users/local/0pdZPGmr/items/ACKD54ME","http://zotero.org/users/9596130/items/ACKD54ME"],"itemData":{"id":158,"type":"article-journal","abstract":"ContextInfluenza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Group"}],"issued":{"date-parts":[["2001",2,14]]}}},{"id":160,"uris":["http://zotero.org/users/local/0pdZPGmr/items/8ILGT86R","http://zotero.org/users/9596130/items/8ILGT86R"],"itemData":{"id":160,"type":"article-journal","abstract":"We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(24, 25)</w:t>
      </w:r>
      <w:r w:rsidRPr="0027498E">
        <w:rPr>
          <w:rFonts w:ascii="Arial" w:eastAsia="Times New Roman" w:hAnsi="Arial" w:cs="Arial"/>
          <w:sz w:val="20"/>
          <w:szCs w:val="24"/>
        </w:rPr>
        <w:fldChar w:fldCharType="end"/>
      </w:r>
      <w:r w:rsidRPr="0027498E">
        <w:rPr>
          <w:rFonts w:ascii="Arial" w:eastAsia="Times New Roman" w:hAnsi="Arial" w:cs="Arial"/>
          <w:sz w:val="20"/>
          <w:szCs w:val="24"/>
        </w:rPr>
        <w:t>. This</w:t>
      </w:r>
      <w:r w:rsidR="00FE6F60">
        <w:rPr>
          <w:rFonts w:ascii="Arial" w:eastAsia="Times New Roman" w:hAnsi="Arial" w:cs="Arial"/>
          <w:sz w:val="20"/>
          <w:szCs w:val="24"/>
        </w:rPr>
        <w:t xml:space="preserve"> </w:t>
      </w:r>
      <w:ins w:id="113" w:author="Revision" w:date="2026-05-09T00:57:00Z">
        <w:r w:rsidR="00FE6F60">
          <w:rPr>
            <w:rFonts w:ascii="Arial" w:eastAsia="Times New Roman" w:hAnsi="Arial" w:cs="Arial"/>
            <w:sz w:val="20"/>
            <w:szCs w:val="24"/>
          </w:rPr>
          <w:t xml:space="preserve">assumption </w:t>
        </w:r>
      </w:ins>
      <w:r w:rsidR="00FE6F60">
        <w:rPr>
          <w:rFonts w:ascii="Arial" w:eastAsia="Times New Roman" w:hAnsi="Arial" w:cs="Arial"/>
          <w:sz w:val="20"/>
          <w:szCs w:val="24"/>
        </w:rPr>
        <w:t xml:space="preserve">is </w:t>
      </w:r>
      <w:del w:id="114" w:author="Revision" w:date="2026-05-09T00:57:00Z">
        <w:r w:rsidRPr="002764E8">
          <w:rPr>
            <w:rFonts w:ascii="Arial" w:eastAsia="Times New Roman" w:hAnsi="Arial" w:cs="Arial"/>
            <w:sz w:val="20"/>
            <w:szCs w:val="24"/>
          </w:rPr>
          <w:delText>an</w:delText>
        </w:r>
      </w:del>
      <w:ins w:id="115" w:author="Revision" w:date="2026-05-09T00:57:00Z">
        <w:r w:rsidR="00FE6F60">
          <w:rPr>
            <w:rFonts w:ascii="Arial" w:eastAsia="Times New Roman" w:hAnsi="Arial" w:cs="Arial"/>
            <w:sz w:val="20"/>
            <w:szCs w:val="24"/>
          </w:rPr>
          <w:t>likely a substantial</w:t>
        </w:r>
      </w:ins>
      <w:r w:rsidRPr="0027498E">
        <w:rPr>
          <w:rFonts w:ascii="Arial" w:eastAsia="Times New Roman" w:hAnsi="Arial" w:cs="Arial"/>
          <w:sz w:val="20"/>
          <w:szCs w:val="24"/>
        </w:rPr>
        <w:t xml:space="preserve"> overestimate</w:t>
      </w:r>
      <w:del w:id="116" w:author="Revision" w:date="2026-05-09T00:57:00Z">
        <w:r w:rsidRPr="002764E8">
          <w:rPr>
            <w:rFonts w:ascii="Arial" w:eastAsia="Times New Roman" w:hAnsi="Arial" w:cs="Arial"/>
            <w:sz w:val="20"/>
            <w:szCs w:val="24"/>
          </w:rPr>
          <w:delText xml:space="preserve"> as</w:delText>
        </w:r>
      </w:del>
      <w:ins w:id="117" w:author="Revision" w:date="2026-05-09T00:57:00Z">
        <w:r w:rsidR="00FE6F60">
          <w:rPr>
            <w:rFonts w:ascii="Arial" w:eastAsia="Times New Roman" w:hAnsi="Arial" w:cs="Arial"/>
            <w:sz w:val="20"/>
            <w:szCs w:val="24"/>
          </w:rPr>
          <w:t>:</w:t>
        </w:r>
      </w:ins>
      <w:r w:rsidRPr="0027498E">
        <w:rPr>
          <w:rFonts w:ascii="Arial" w:eastAsia="Times New Roman" w:hAnsi="Arial" w:cs="Arial"/>
          <w:sz w:val="20"/>
          <w:szCs w:val="24"/>
        </w:rPr>
        <w:t xml:space="preserve"> BXM </w:t>
      </w:r>
      <w:del w:id="118" w:author="Revision" w:date="2026-05-09T00:57:00Z">
        <w:r w:rsidRPr="002764E8">
          <w:rPr>
            <w:rFonts w:ascii="Arial" w:eastAsia="Times New Roman" w:hAnsi="Arial" w:cs="Arial"/>
            <w:sz w:val="20"/>
            <w:szCs w:val="24"/>
          </w:rPr>
          <w:delText xml:space="preserve">which significantly </w:delText>
        </w:r>
      </w:del>
      <w:r w:rsidRPr="0027498E">
        <w:rPr>
          <w:rFonts w:ascii="Arial" w:eastAsia="Times New Roman" w:hAnsi="Arial" w:cs="Arial"/>
          <w:sz w:val="20"/>
          <w:szCs w:val="24"/>
        </w:rPr>
        <w:t xml:space="preserve">reduces infectious viral load </w:t>
      </w:r>
      <w:del w:id="119" w:author="Revision" w:date="2026-05-09T00:57:00Z">
        <w:r w:rsidRPr="002764E8">
          <w:rPr>
            <w:rFonts w:ascii="Arial" w:eastAsia="Times New Roman" w:hAnsi="Arial" w:cs="Arial"/>
            <w:sz w:val="20"/>
            <w:szCs w:val="24"/>
          </w:rPr>
          <w:delText>relative to</w:delText>
        </w:r>
      </w:del>
      <w:ins w:id="120" w:author="Revision" w:date="2026-05-09T00:57:00Z">
        <w:r w:rsidR="00FE6F60">
          <w:rPr>
            <w:rFonts w:ascii="Arial" w:eastAsia="Times New Roman" w:hAnsi="Arial" w:cs="Arial"/>
            <w:sz w:val="20"/>
            <w:szCs w:val="24"/>
          </w:rPr>
          <w:t>more effectively than</w:t>
        </w:r>
      </w:ins>
      <w:r w:rsidRPr="0027498E">
        <w:rPr>
          <w:rFonts w:ascii="Arial" w:eastAsia="Times New Roman" w:hAnsi="Arial" w:cs="Arial"/>
          <w:sz w:val="20"/>
          <w:szCs w:val="24"/>
        </w:rPr>
        <w:t xml:space="preserve"> oseltamivir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r8lvjhqi8","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del w:id="121" w:author="Revision" w:date="2026-05-09T00:57:00Z">
        <w:r w:rsidRPr="002764E8">
          <w:rPr>
            <w:rFonts w:ascii="Arial" w:eastAsia="Times New Roman" w:hAnsi="Arial" w:cs="Arial"/>
            <w:sz w:val="20"/>
            <w:szCs w:val="24"/>
          </w:rPr>
          <w:delText xml:space="preserve"> and is found to reduce</w:delText>
        </w:r>
      </w:del>
      <w:ins w:id="122" w:author="Revision" w:date="2026-05-09T00:57:00Z">
        <w:r w:rsidR="00FE6F60">
          <w:rPr>
            <w:rFonts w:ascii="Arial" w:eastAsia="Times New Roman" w:hAnsi="Arial" w:cs="Arial"/>
            <w:sz w:val="20"/>
            <w:szCs w:val="24"/>
          </w:rPr>
          <w:t>, yet direct measurement in a randomised clinical trial (CENTERSTONE) shows BXM reduces onward</w:t>
        </w:r>
      </w:ins>
      <w:r w:rsidR="00FE6F60">
        <w:rPr>
          <w:rFonts w:ascii="Arial" w:eastAsia="Times New Roman" w:hAnsi="Arial" w:cs="Arial"/>
          <w:sz w:val="20"/>
          <w:szCs w:val="24"/>
        </w:rPr>
        <w:t xml:space="preserve"> transmission </w:t>
      </w:r>
      <w:del w:id="123" w:author="Revision" w:date="2026-05-09T00:57:00Z">
        <w:r w:rsidRPr="002764E8">
          <w:rPr>
            <w:rFonts w:ascii="Arial" w:eastAsia="Times New Roman" w:hAnsi="Arial" w:cs="Arial"/>
            <w:sz w:val="20"/>
            <w:szCs w:val="24"/>
          </w:rPr>
          <w:delText>of</w:delText>
        </w:r>
      </w:del>
      <w:ins w:id="124" w:author="Revision" w:date="2026-05-09T00:57:00Z">
        <w:r w:rsidR="00FE6F60">
          <w:rPr>
            <w:rFonts w:ascii="Arial" w:eastAsia="Times New Roman" w:hAnsi="Arial" w:cs="Arial"/>
            <w:sz w:val="20"/>
            <w:szCs w:val="24"/>
          </w:rPr>
          <w:t>from</w:t>
        </w:r>
      </w:ins>
      <w:r w:rsidRPr="0027498E">
        <w:rPr>
          <w:rFonts w:ascii="Arial" w:eastAsia="Times New Roman" w:hAnsi="Arial" w:cs="Arial"/>
          <w:sz w:val="20"/>
          <w:szCs w:val="24"/>
        </w:rPr>
        <w:t xml:space="preserve"> treated index patients </w:t>
      </w:r>
      <w:del w:id="125" w:author="Revision" w:date="2026-05-09T00:57:00Z">
        <w:r w:rsidRPr="002764E8">
          <w:rPr>
            <w:rFonts w:ascii="Arial" w:eastAsia="Times New Roman" w:hAnsi="Arial" w:cs="Arial"/>
            <w:sz w:val="20"/>
            <w:szCs w:val="24"/>
          </w:rPr>
          <w:delText xml:space="preserve">to untreated contacts </w:delText>
        </w:r>
      </w:del>
      <w:r w:rsidRPr="0027498E">
        <w:rPr>
          <w:rFonts w:ascii="Arial" w:eastAsia="Times New Roman" w:hAnsi="Arial" w:cs="Arial"/>
          <w:sz w:val="20"/>
          <w:szCs w:val="24"/>
        </w:rPr>
        <w:t>by</w:t>
      </w:r>
      <w:r w:rsidR="00FE6F60">
        <w:rPr>
          <w:rFonts w:ascii="Arial" w:eastAsia="Times New Roman" w:hAnsi="Arial" w:cs="Arial"/>
          <w:sz w:val="20"/>
          <w:szCs w:val="24"/>
        </w:rPr>
        <w:t xml:space="preserve"> </w:t>
      </w:r>
      <w:ins w:id="126" w:author="Revision" w:date="2026-05-09T00:57:00Z">
        <w:r w:rsidR="00FE6F60">
          <w:rPr>
            <w:rFonts w:ascii="Arial" w:eastAsia="Times New Roman" w:hAnsi="Arial" w:cs="Arial"/>
            <w:sz w:val="20"/>
            <w:szCs w:val="24"/>
          </w:rPr>
          <w:t>only</w:t>
        </w:r>
        <w:r w:rsidRPr="0027498E">
          <w:rPr>
            <w:rFonts w:ascii="Arial" w:eastAsia="Times New Roman" w:hAnsi="Arial" w:cs="Arial"/>
            <w:sz w:val="20"/>
            <w:szCs w:val="24"/>
          </w:rPr>
          <w:t xml:space="preserve"> </w:t>
        </w:r>
      </w:ins>
      <w:r w:rsidRPr="0027498E">
        <w:rPr>
          <w:rFonts w:ascii="Arial" w:eastAsia="Times New Roman" w:hAnsi="Arial" w:cs="Arial"/>
          <w:sz w:val="20"/>
          <w:szCs w:val="24"/>
        </w:rPr>
        <w:t>29%</w:t>
      </w:r>
      <w:del w:id="127" w:author="Revision" w:date="2026-05-09T00:57:00Z">
        <w:r w:rsidRPr="002764E8">
          <w:rPr>
            <w:rFonts w:ascii="Arial" w:eastAsia="Times New Roman" w:hAnsi="Arial" w:cs="Arial"/>
            <w:sz w:val="20"/>
            <w:szCs w:val="24"/>
          </w:rPr>
          <w:delText xml:space="preserve"> based on a recent randomised clinical trial (CENTERSTONE)</w:delText>
        </w:r>
      </w:del>
      <w:r w:rsidRPr="0027498E">
        <w:rPr>
          <w:rFonts w:ascii="Arial" w:eastAsia="Times New Roman" w:hAnsi="Arial" w:cs="Arial"/>
          <w:sz w:val="20"/>
          <w:szCs w:val="24"/>
        </w:rPr>
        <w:t xml:space="preserve">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{"citationID":"a1vo5fu2o05","properties":{"formattedCitation":"(7)","plainCitation":"(7)","noteIndex":0},"citationItems":[{"id":288,"uris":["http://zotero.org/users/9596130/items/HVVT3WY6"],"itemData":{"id":288,"type":"article-journal","container-title":"New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del w:id="128" w:author="Revision" w:date="2026-05-09T00:57:00Z">
        <w:r w:rsidRPr="002764E8">
          <w:rPr>
            <w:rFonts w:ascii="Arial" w:eastAsia="Times New Roman" w:hAnsi="Arial" w:cs="Arial"/>
            <w:sz w:val="20"/>
            <w:szCs w:val="24"/>
          </w:rPr>
          <w:delText xml:space="preserve">. </w:delText>
        </w:r>
      </w:del>
      <w:ins w:id="129" w:author="Revision" w:date="2026-05-09T00:57:00Z">
        <w:r w:rsidR="00FE6F60">
          <w:rPr>
            <w:rFonts w:ascii="Arial" w:eastAsia="Times New Roman" w:hAnsi="Arial" w:cs="Arial"/>
            <w:sz w:val="20"/>
            <w:szCs w:val="24"/>
          </w:rPr>
          <w:t xml:space="preserve"> – implying that the transmission reducing effect of oseltamivir is lower still</w:t>
        </w:r>
        <w:r w:rsidRPr="0027498E">
          <w:rPr>
            <w:rFonts w:ascii="Arial" w:eastAsia="Times New Roman" w:hAnsi="Arial" w:cs="Arial"/>
            <w:sz w:val="20"/>
            <w:szCs w:val="24"/>
          </w:rPr>
          <w:t xml:space="preserve">. </w:t>
        </w:r>
        <w:r w:rsidR="009A710A" w:rsidRPr="009A710A">
          <w:rPr>
            <w:rFonts w:ascii="Arial" w:eastAsia="Times New Roman" w:hAnsi="Arial" w:cs="Arial"/>
            <w:sz w:val="20"/>
            <w:szCs w:val="24"/>
          </w:rPr>
          <w:t>Despite their differences in scope and approach, these studies share a reliance on simplified, largely pre-pandemic assumptions about healthcare-seeking behaviour and antiviral effectiveness that have since been challenged by empirical evidence.</w:t>
        </w:r>
      </w:ins>
    </w:p>
    <w:p w14:paraId="5BDDD563" w14:textId="77777777" w:rsidR="00980C22" w:rsidRPr="00F57B3A" w:rsidRDefault="006F5BD3" w:rsidP="00B521D7">
      <w:pPr>
        <w:keepNext/>
        <w:pBdr>
          <w:top w:val="nil"/>
          <w:left w:val="nil"/>
          <w:bottom w:val="nil"/>
          <w:right w:val="nil"/>
          <w:between w:val="nil"/>
        </w:pBdr>
        <w:spacing w:before="240" w:after="60" w:line="480" w:lineRule="auto"/>
        <w:contextualSpacing/>
        <w:rPr>
          <w:del w:id="130" w:author="Revision" w:date="2026-05-09T00:57:00Z"/>
          <w:rFonts w:ascii="Arial" w:eastAsia="Times New Roman" w:hAnsi="Arial" w:cs="Arial"/>
          <w:sz w:val="20"/>
          <w:szCs w:val="24"/>
          <w:lang w:val="en-SG"/>
        </w:rPr>
      </w:pPr>
      <w:r w:rsidRPr="0027498E">
        <w:rPr>
          <w:rFonts w:ascii="Arial" w:eastAsia="Times New Roman" w:hAnsi="Arial" w:cs="Arial"/>
          <w:sz w:val="20"/>
          <w:szCs w:val="24"/>
        </w:rPr>
        <w:t xml:space="preserve">In this study, we developed </w:t>
      </w:r>
      <w:r w:rsidR="00154466">
        <w:rPr>
          <w:rFonts w:ascii="Arial" w:eastAsia="Times New Roman" w:hAnsi="Arial" w:cs="Arial"/>
          <w:sz w:val="20"/>
          <w:szCs w:val="24"/>
        </w:rPr>
        <w:t>a</w:t>
      </w:r>
      <w:r w:rsidRPr="0027498E">
        <w:rPr>
          <w:rFonts w:ascii="Arial" w:eastAsia="Times New Roman" w:hAnsi="Arial" w:cs="Arial"/>
          <w:sz w:val="20"/>
          <w:szCs w:val="24"/>
        </w:rPr>
        <w:t xml:space="preserve"> </w:t>
      </w:r>
      <w:del w:id="131" w:author="Revision" w:date="2026-05-09T00:57:00Z">
        <w:r w:rsidRPr="002764E8">
          <w:rPr>
            <w:rFonts w:ascii="Arial" w:eastAsia="Times New Roman" w:hAnsi="Arial" w:cs="Arial"/>
            <w:sz w:val="20"/>
            <w:szCs w:val="24"/>
          </w:rPr>
          <w:delText xml:space="preserve">novel </w:delText>
        </w:r>
      </w:del>
      <w:r w:rsidRPr="0027498E">
        <w:rPr>
          <w:rFonts w:ascii="Arial" w:eastAsia="Times New Roman" w:hAnsi="Arial" w:cs="Arial"/>
          <w:sz w:val="20"/>
          <w:szCs w:val="24"/>
        </w:rPr>
        <w:t xml:space="preserve">mathematical modelling framework to estimate the </w:t>
      </w:r>
      <w:r w:rsidR="00823F04" w:rsidRPr="0027498E">
        <w:rPr>
          <w:rFonts w:ascii="Arial" w:eastAsia="Times New Roman" w:hAnsi="Arial" w:cs="Arial"/>
          <w:sz w:val="20"/>
          <w:szCs w:val="24"/>
        </w:rPr>
        <w:t xml:space="preserve">potential </w:t>
      </w:r>
      <w:r w:rsidRPr="0027498E">
        <w:rPr>
          <w:rFonts w:ascii="Arial" w:eastAsia="Times New Roman" w:hAnsi="Arial" w:cs="Arial"/>
          <w:sz w:val="20"/>
          <w:szCs w:val="24"/>
        </w:rPr>
        <w:t>antiviral demand</w:t>
      </w:r>
      <w:ins w:id="132" w:author="Revision" w:date="2026-05-09T00:57:00Z">
        <w:r w:rsidR="00154466">
          <w:rPr>
            <w:rFonts w:ascii="Arial" w:eastAsia="Times New Roman" w:hAnsi="Arial" w:cs="Arial"/>
            <w:sz w:val="20"/>
            <w:szCs w:val="24"/>
          </w:rPr>
          <w:t xml:space="preserve"> (</w:t>
        </w:r>
        <w:r w:rsidR="00154466" w:rsidRPr="00154466">
          <w:rPr>
            <w:rFonts w:ascii="Arial" w:eastAsia="Times New Roman" w:hAnsi="Arial" w:cs="Arial"/>
            <w:sz w:val="20"/>
            <w:szCs w:val="24"/>
          </w:rPr>
          <w:t xml:space="preserve">defined here as the number of treatment courses that </w:t>
        </w:r>
        <w:r w:rsidR="00154466">
          <w:rPr>
            <w:rFonts w:ascii="Arial" w:eastAsia="Times New Roman" w:hAnsi="Arial" w:cs="Arial"/>
            <w:sz w:val="20"/>
            <w:szCs w:val="24"/>
          </w:rPr>
          <w:t>c</w:t>
        </w:r>
        <w:r w:rsidR="00154466" w:rsidRPr="00154466">
          <w:rPr>
            <w:rFonts w:ascii="Arial" w:eastAsia="Times New Roman" w:hAnsi="Arial" w:cs="Arial"/>
            <w:sz w:val="20"/>
            <w:szCs w:val="24"/>
          </w:rPr>
          <w:t xml:space="preserve">ould be utilised under </w:t>
        </w:r>
        <w:r w:rsidR="00154466">
          <w:rPr>
            <w:rFonts w:ascii="Arial" w:eastAsia="Times New Roman" w:hAnsi="Arial" w:cs="Arial"/>
            <w:sz w:val="20"/>
            <w:szCs w:val="24"/>
          </w:rPr>
          <w:t>different</w:t>
        </w:r>
        <w:r w:rsidR="00154466" w:rsidRPr="00154466">
          <w:rPr>
            <w:rFonts w:ascii="Arial" w:eastAsia="Times New Roman" w:hAnsi="Arial" w:cs="Arial"/>
            <w:sz w:val="20"/>
            <w:szCs w:val="24"/>
          </w:rPr>
          <w:t xml:space="preserve"> access assumptions</w:t>
        </w:r>
        <w:r w:rsidR="00154466">
          <w:rPr>
            <w:rFonts w:ascii="Arial" w:eastAsia="Times New Roman" w:hAnsi="Arial" w:cs="Arial"/>
            <w:sz w:val="20"/>
            <w:szCs w:val="24"/>
          </w:rPr>
          <w:t>)</w:t>
        </w:r>
      </w:ins>
      <w:r w:rsidRPr="0027498E">
        <w:rPr>
          <w:rFonts w:ascii="Arial" w:eastAsia="Times New Roman" w:hAnsi="Arial" w:cs="Arial"/>
          <w:sz w:val="20"/>
          <w:szCs w:val="24"/>
        </w:rPr>
        <w:t xml:space="preserve"> and associated impact on burden reduction when using either BXM or oseltamivir to mitigate the initial wave of an influenza pandemic (see Methods and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w:t>
      </w:r>
      <w:r w:rsidR="006B5244" w:rsidRPr="0027498E">
        <w:rPr>
          <w:rFonts w:ascii="Arial" w:eastAsia="Times New Roman" w:hAnsi="Arial" w:cs="Arial"/>
          <w:sz w:val="20"/>
          <w:szCs w:val="24"/>
        </w:rPr>
        <w:t xml:space="preserve"> </w:t>
      </w:r>
      <w:ins w:id="133" w:author="Revision" w:date="2026-05-09T00:57:00Z">
        <w:r w:rsidR="006B5244" w:rsidRPr="0027498E">
          <w:rPr>
            <w:rFonts w:ascii="Arial" w:eastAsia="Times New Roman" w:hAnsi="Arial" w:cs="Arial"/>
            <w:sz w:val="20"/>
            <w:szCs w:val="24"/>
          </w:rPr>
          <w:t xml:space="preserve">Our </w:t>
        </w:r>
        <w:r w:rsidR="0028587E">
          <w:rPr>
            <w:rFonts w:ascii="Arial" w:eastAsia="Times New Roman" w:hAnsi="Arial" w:cs="Arial"/>
            <w:sz w:val="20"/>
            <w:szCs w:val="24"/>
          </w:rPr>
          <w:t xml:space="preserve">deterministic </w:t>
        </w:r>
        <w:r w:rsidR="006B5244" w:rsidRPr="0027498E">
          <w:rPr>
            <w:rFonts w:ascii="Arial" w:eastAsia="Times New Roman" w:hAnsi="Arial" w:cs="Arial"/>
            <w:sz w:val="20"/>
            <w:szCs w:val="24"/>
          </w:rPr>
          <w:t xml:space="preserve">model simulates how within-host viral dynamics would change as a result of antiviral administration and its consequent impact on between-host transmission dynamics. </w:t>
        </w:r>
        <w:r w:rsidR="007E77FF" w:rsidRPr="0027498E">
          <w:rPr>
            <w:rFonts w:ascii="Arial" w:eastAsia="Times New Roman" w:hAnsi="Arial" w:cs="Arial"/>
            <w:sz w:val="20"/>
            <w:szCs w:val="24"/>
          </w:rPr>
          <w:t xml:space="preserve">We used the latest estimates of transmission risk reduction of antivirals based on </w:t>
        </w:r>
        <w:r w:rsidR="007E77FF" w:rsidRPr="0027498E">
          <w:rPr>
            <w:rFonts w:ascii="Arial" w:eastAsia="Times New Roman" w:hAnsi="Arial" w:cs="Arial"/>
            <w:sz w:val="20"/>
            <w:szCs w:val="24"/>
          </w:rPr>
          <w:lastRenderedPageBreak/>
          <w:t>direct measurements in clinical trials</w:t>
        </w:r>
        <w:r w:rsidR="006B5244" w:rsidRPr="0027498E">
          <w:rPr>
            <w:rFonts w:ascii="Arial" w:eastAsia="Times New Roman" w:hAnsi="Arial" w:cs="Arial"/>
            <w:sz w:val="20"/>
            <w:szCs w:val="24"/>
          </w:rPr>
          <w:t>, and</w:t>
        </w:r>
        <w:r w:rsidR="007E77FF" w:rsidRPr="0027498E">
          <w:rPr>
            <w:rFonts w:ascii="Arial" w:eastAsia="Times New Roman" w:hAnsi="Arial" w:cs="Arial"/>
            <w:sz w:val="20"/>
            <w:szCs w:val="24"/>
          </w:rPr>
          <w:t xml:space="preserve"> account</w:t>
        </w:r>
        <w:r w:rsidR="006B5244" w:rsidRPr="0027498E">
          <w:rPr>
            <w:rFonts w:ascii="Arial" w:eastAsia="Times New Roman" w:hAnsi="Arial" w:cs="Arial"/>
            <w:sz w:val="20"/>
            <w:szCs w:val="24"/>
          </w:rPr>
          <w:t>ed</w:t>
        </w:r>
        <w:r w:rsidR="007E77FF" w:rsidRPr="0027498E">
          <w:rPr>
            <w:rFonts w:ascii="Arial" w:eastAsia="Times New Roman" w:hAnsi="Arial" w:cs="Arial"/>
            <w:sz w:val="20"/>
            <w:szCs w:val="24"/>
          </w:rPr>
          <w:t xml:space="preserve"> for the impact of </w:t>
        </w:r>
        <w:r w:rsidR="006B5244" w:rsidRPr="0027498E">
          <w:rPr>
            <w:rFonts w:ascii="Arial" w:eastAsia="Times New Roman" w:hAnsi="Arial" w:cs="Arial"/>
            <w:sz w:val="20"/>
            <w:szCs w:val="24"/>
          </w:rPr>
          <w:t xml:space="preserve">varying </w:t>
        </w:r>
        <w:r w:rsidR="007E77FF" w:rsidRPr="0027498E">
          <w:rPr>
            <w:rFonts w:ascii="Arial" w:eastAsia="Times New Roman" w:hAnsi="Arial" w:cs="Arial"/>
            <w:sz w:val="20"/>
            <w:szCs w:val="24"/>
          </w:rPr>
          <w:t xml:space="preserve">delays in treatment administration since infection. </w:t>
        </w:r>
      </w:ins>
      <w:r w:rsidRPr="0027498E">
        <w:rPr>
          <w:rFonts w:ascii="Arial" w:eastAsia="Times New Roman" w:hAnsi="Arial" w:cs="Arial"/>
          <w:sz w:val="20"/>
          <w:szCs w:val="24"/>
        </w:rPr>
        <w:t>We applied our model to 186 countries where we have reliable demography and age-stratified contact pattern estimates, providing country-specific demand and impact estimates under the same modelling framework.</w:t>
      </w:r>
      <w:r w:rsidR="00EF5897" w:rsidRPr="0027498E">
        <w:rPr>
          <w:rFonts w:ascii="Arial" w:eastAsia="Times New Roman" w:hAnsi="Arial" w:cs="Arial"/>
          <w:sz w:val="20"/>
          <w:szCs w:val="24"/>
        </w:rPr>
        <w:t xml:space="preserve"> </w:t>
      </w:r>
      <w:r w:rsidR="00B43D4F" w:rsidRPr="0027498E">
        <w:rPr>
          <w:rFonts w:ascii="Arial" w:eastAsia="Times New Roman" w:hAnsi="Arial" w:cs="Arial"/>
          <w:sz w:val="20"/>
          <w:szCs w:val="24"/>
        </w:rPr>
        <w:t>W</w:t>
      </w:r>
      <w:r w:rsidR="00EF5897" w:rsidRPr="0027498E">
        <w:rPr>
          <w:rFonts w:ascii="Arial" w:eastAsia="Times New Roman" w:hAnsi="Arial" w:cs="Arial"/>
          <w:sz w:val="20"/>
          <w:szCs w:val="24"/>
          <w:lang w:val="en-SG"/>
        </w:rPr>
        <w:t xml:space="preserve">e did not </w:t>
      </w:r>
      <w:r w:rsidR="00776A9F" w:rsidRPr="0027498E">
        <w:rPr>
          <w:rFonts w:ascii="Arial" w:eastAsia="Times New Roman" w:hAnsi="Arial" w:cs="Arial"/>
          <w:sz w:val="20"/>
          <w:szCs w:val="24"/>
          <w:lang w:val="en-SG"/>
        </w:rPr>
        <w:t>incorporate</w:t>
      </w:r>
      <w:r w:rsidR="0031121C" w:rsidRPr="0027498E">
        <w:rPr>
          <w:rFonts w:ascii="Arial" w:eastAsia="Times New Roman" w:hAnsi="Arial" w:cs="Arial"/>
          <w:sz w:val="20"/>
          <w:szCs w:val="24"/>
          <w:lang w:val="en-SG"/>
        </w:rPr>
        <w:t xml:space="preserve"> the distribution of</w:t>
      </w:r>
      <w:r w:rsidR="00776A9F" w:rsidRPr="0027498E">
        <w:rPr>
          <w:rFonts w:ascii="Arial" w:eastAsia="Times New Roman" w:hAnsi="Arial" w:cs="Arial"/>
          <w:sz w:val="20"/>
          <w:szCs w:val="24"/>
          <w:lang w:val="en-SG"/>
        </w:rPr>
        <w:t xml:space="preserve"> vaccine</w:t>
      </w:r>
      <w:r w:rsidR="0031121C" w:rsidRPr="0027498E">
        <w:rPr>
          <w:rFonts w:ascii="Arial" w:eastAsia="Times New Roman" w:hAnsi="Arial" w:cs="Arial"/>
          <w:sz w:val="20"/>
          <w:szCs w:val="24"/>
          <w:lang w:val="en-SG"/>
        </w:rPr>
        <w:t>s</w:t>
      </w:r>
      <w:r w:rsidR="00776A9F" w:rsidRPr="0027498E">
        <w:rPr>
          <w:rFonts w:ascii="Arial" w:eastAsia="Times New Roman" w:hAnsi="Arial" w:cs="Arial"/>
          <w:sz w:val="20"/>
          <w:szCs w:val="24"/>
          <w:lang w:val="en-SG"/>
        </w:rPr>
        <w:t xml:space="preserve"> </w:t>
      </w:r>
      <w:r w:rsidR="00B43D4F" w:rsidRPr="0027498E">
        <w:rPr>
          <w:rFonts w:ascii="Arial" w:eastAsia="Times New Roman" w:hAnsi="Arial" w:cs="Arial"/>
          <w:sz w:val="20"/>
          <w:szCs w:val="24"/>
          <w:lang w:val="en-SG"/>
        </w:rPr>
        <w:t>in our model</w:t>
      </w:r>
      <w:r w:rsidR="007837ED" w:rsidRPr="0027498E">
        <w:rPr>
          <w:rFonts w:ascii="Arial" w:eastAsia="Times New Roman" w:hAnsi="Arial" w:cs="Arial"/>
          <w:sz w:val="20"/>
          <w:szCs w:val="24"/>
          <w:lang w:val="en-SG"/>
        </w:rPr>
        <w:t>.</w:t>
      </w:r>
      <w:r w:rsidR="006E7AD3" w:rsidRPr="0027498E">
        <w:rPr>
          <w:rFonts w:ascii="Arial" w:eastAsia="Times New Roman" w:hAnsi="Arial" w:cs="Arial"/>
          <w:sz w:val="20"/>
          <w:szCs w:val="24"/>
          <w:lang w:val="en-SG"/>
        </w:rPr>
        <w:t xml:space="preserve"> </w:t>
      </w:r>
      <w:r w:rsidR="00776A9F" w:rsidRPr="0027498E">
        <w:rPr>
          <w:rFonts w:ascii="Arial" w:eastAsia="Times New Roman" w:hAnsi="Arial" w:cs="Arial"/>
          <w:sz w:val="20"/>
          <w:szCs w:val="24"/>
          <w:lang w:val="en-SG"/>
        </w:rPr>
        <w:t xml:space="preserve">While emerging technologies may </w:t>
      </w:r>
      <w:r w:rsidR="0031121C" w:rsidRPr="0027498E">
        <w:rPr>
          <w:rFonts w:ascii="Arial" w:eastAsia="Times New Roman" w:hAnsi="Arial" w:cs="Arial"/>
          <w:sz w:val="20"/>
          <w:szCs w:val="24"/>
          <w:lang w:val="en-SG"/>
        </w:rPr>
        <w:t>expedite</w:t>
      </w:r>
      <w:r w:rsidR="00776A9F" w:rsidRPr="0027498E">
        <w:rPr>
          <w:rFonts w:ascii="Arial" w:eastAsia="Times New Roman" w:hAnsi="Arial" w:cs="Arial"/>
          <w:sz w:val="20"/>
          <w:szCs w:val="24"/>
          <w:lang w:val="en-SG"/>
        </w:rPr>
        <w:t xml:space="preserve"> vaccine development</w:t>
      </w:r>
      <w:r w:rsidR="0031121C" w:rsidRPr="0027498E">
        <w:rPr>
          <w:rFonts w:ascii="Arial" w:eastAsia="Times New Roman" w:hAnsi="Arial" w:cs="Arial"/>
          <w:sz w:val="20"/>
          <w:szCs w:val="24"/>
          <w:lang w:val="en-SG"/>
        </w:rPr>
        <w:t xml:space="preserve">, </w:t>
      </w:r>
      <w:r w:rsidR="00776A9F" w:rsidRPr="0027498E">
        <w:rPr>
          <w:rFonts w:ascii="Arial" w:eastAsia="Times New Roman" w:hAnsi="Arial" w:cs="Arial"/>
          <w:sz w:val="20"/>
          <w:szCs w:val="24"/>
          <w:lang w:val="en-SG"/>
        </w:rPr>
        <w:t>their effectiveness</w:t>
      </w:r>
      <w:r w:rsidR="00157719" w:rsidRPr="0027498E">
        <w:rPr>
          <w:rFonts w:ascii="Arial" w:eastAsia="Times New Roman" w:hAnsi="Arial" w:cs="Arial"/>
          <w:sz w:val="20"/>
          <w:szCs w:val="24"/>
          <w:lang w:val="en-SG"/>
        </w:rPr>
        <w:t xml:space="preserve">, </w:t>
      </w:r>
      <w:r w:rsidR="005F7ACF" w:rsidRPr="0027498E">
        <w:rPr>
          <w:rFonts w:ascii="Arial" w:eastAsia="Times New Roman" w:hAnsi="Arial" w:cs="Arial"/>
          <w:sz w:val="20"/>
          <w:szCs w:val="24"/>
          <w:lang w:val="en-SG"/>
        </w:rPr>
        <w:t xml:space="preserve">the </w:t>
      </w:r>
      <w:r w:rsidR="00776A9F" w:rsidRPr="0027498E">
        <w:rPr>
          <w:rFonts w:ascii="Arial" w:eastAsia="Times New Roman" w:hAnsi="Arial" w:cs="Arial"/>
          <w:sz w:val="20"/>
          <w:szCs w:val="24"/>
          <w:lang w:val="en-SG"/>
        </w:rPr>
        <w:t>timing and manner of vaccine rollout in each country</w:t>
      </w:r>
      <w:r w:rsidR="005F7ACF" w:rsidRPr="0027498E">
        <w:rPr>
          <w:rFonts w:ascii="Arial" w:eastAsia="Times New Roman" w:hAnsi="Arial" w:cs="Arial"/>
          <w:sz w:val="20"/>
          <w:szCs w:val="24"/>
          <w:lang w:val="en-SG"/>
        </w:rPr>
        <w:t xml:space="preserve"> </w:t>
      </w:r>
      <w:r w:rsidR="0031121C" w:rsidRPr="0027498E">
        <w:rPr>
          <w:rFonts w:ascii="Arial" w:eastAsia="Times New Roman" w:hAnsi="Arial" w:cs="Arial"/>
          <w:sz w:val="20"/>
          <w:szCs w:val="24"/>
          <w:lang w:val="en-SG"/>
        </w:rPr>
        <w:t>during a nascent pandemic are</w:t>
      </w:r>
      <w:r w:rsidR="00776A9F" w:rsidRPr="0027498E">
        <w:rPr>
          <w:rFonts w:ascii="Arial" w:eastAsia="Times New Roman" w:hAnsi="Arial" w:cs="Arial"/>
          <w:sz w:val="20"/>
          <w:szCs w:val="24"/>
          <w:lang w:val="en-SG"/>
        </w:rPr>
        <w:t xml:space="preserve"> uncertain. Since vaccines strongly </w:t>
      </w:r>
      <w:r w:rsidR="00157719" w:rsidRPr="0027498E">
        <w:rPr>
          <w:rFonts w:ascii="Arial" w:eastAsia="Times New Roman" w:hAnsi="Arial" w:cs="Arial"/>
          <w:sz w:val="20"/>
          <w:szCs w:val="24"/>
          <w:lang w:val="en-SG"/>
        </w:rPr>
        <w:t>influence</w:t>
      </w:r>
      <w:r w:rsidR="00776A9F" w:rsidRPr="0027498E">
        <w:rPr>
          <w:rFonts w:ascii="Arial" w:eastAsia="Times New Roman" w:hAnsi="Arial" w:cs="Arial"/>
          <w:sz w:val="20"/>
          <w:szCs w:val="24"/>
          <w:lang w:val="en-SG"/>
        </w:rPr>
        <w:t xml:space="preserve"> impact and demand of antivirals, we opted to exclude this variable</w:t>
      </w:r>
      <w:r w:rsidR="007837ED" w:rsidRPr="0027498E">
        <w:rPr>
          <w:rFonts w:ascii="Arial" w:eastAsia="Times New Roman" w:hAnsi="Arial" w:cs="Arial"/>
          <w:sz w:val="20"/>
          <w:szCs w:val="24"/>
          <w:lang w:val="en-SG"/>
        </w:rPr>
        <w:t xml:space="preserve">. </w:t>
      </w:r>
      <w:del w:id="134" w:author="Revision" w:date="2026-05-09T00:57:00Z">
        <w:r w:rsidR="007837ED" w:rsidRPr="002764E8">
          <w:rPr>
            <w:rFonts w:ascii="Arial" w:eastAsia="Times New Roman" w:hAnsi="Arial" w:cs="Arial"/>
            <w:sz w:val="20"/>
            <w:szCs w:val="24"/>
            <w:lang w:val="en-SG"/>
          </w:rPr>
          <w:delText>Furthermore</w:delText>
        </w:r>
      </w:del>
      <w:ins w:id="135" w:author="Revision" w:date="2026-05-09T00:57:00Z">
        <w:r w:rsidR="007E77FF" w:rsidRPr="0027498E">
          <w:rPr>
            <w:rFonts w:ascii="Arial" w:eastAsia="Times New Roman" w:hAnsi="Arial" w:cs="Arial"/>
            <w:sz w:val="20"/>
            <w:szCs w:val="24"/>
            <w:lang w:val="en-SG"/>
          </w:rPr>
          <w:t>That said</w:t>
        </w:r>
      </w:ins>
      <w:r w:rsidR="007837ED" w:rsidRPr="0027498E">
        <w:rPr>
          <w:rFonts w:ascii="Arial" w:eastAsia="Times New Roman" w:hAnsi="Arial" w:cs="Arial"/>
          <w:sz w:val="20"/>
          <w:szCs w:val="24"/>
          <w:lang w:val="en-SG"/>
        </w:rPr>
        <w:t>,</w:t>
      </w:r>
      <w:r w:rsidR="00EF5897" w:rsidRPr="0027498E">
        <w:rPr>
          <w:rFonts w:ascii="Arial" w:eastAsia="Times New Roman" w:hAnsi="Arial" w:cs="Arial"/>
          <w:sz w:val="20"/>
          <w:szCs w:val="24"/>
          <w:lang w:val="en-SG"/>
        </w:rPr>
        <w:t xml:space="preserve"> </w:t>
      </w:r>
      <w:r w:rsidR="007837ED" w:rsidRPr="0027498E">
        <w:rPr>
          <w:rFonts w:ascii="Arial" w:eastAsia="Times New Roman" w:hAnsi="Arial" w:cs="Arial"/>
          <w:sz w:val="20"/>
          <w:szCs w:val="24"/>
          <w:lang w:val="en-SG"/>
        </w:rPr>
        <w:t>w</w:t>
      </w:r>
      <w:r w:rsidR="00EF5897" w:rsidRPr="0027498E">
        <w:rPr>
          <w:rFonts w:ascii="Arial" w:eastAsia="Times New Roman" w:hAnsi="Arial" w:cs="Arial"/>
          <w:sz w:val="20"/>
          <w:szCs w:val="24"/>
          <w:lang w:val="en-SG"/>
        </w:rPr>
        <w:t xml:space="preserve">e </w:t>
      </w:r>
      <w:r w:rsidR="00172A1B" w:rsidRPr="0027498E">
        <w:rPr>
          <w:rFonts w:ascii="Arial" w:eastAsia="Times New Roman" w:hAnsi="Arial" w:cs="Arial"/>
          <w:sz w:val="20"/>
          <w:szCs w:val="24"/>
          <w:lang w:val="en-SG"/>
        </w:rPr>
        <w:t xml:space="preserve">had </w:t>
      </w:r>
      <w:r w:rsidR="00EF5897" w:rsidRPr="0027498E">
        <w:rPr>
          <w:rFonts w:ascii="Arial" w:eastAsia="Times New Roman" w:hAnsi="Arial" w:cs="Arial"/>
          <w:sz w:val="20"/>
          <w:szCs w:val="24"/>
          <w:lang w:val="en-SG"/>
        </w:rPr>
        <w:t xml:space="preserve">previously showed that </w:t>
      </w:r>
      <w:r w:rsidR="007E3E52" w:rsidRPr="0027498E">
        <w:rPr>
          <w:rFonts w:ascii="Arial" w:eastAsia="Times New Roman" w:hAnsi="Arial" w:cs="Arial"/>
          <w:sz w:val="20"/>
          <w:szCs w:val="24"/>
          <w:lang w:val="en-SG"/>
        </w:rPr>
        <w:t xml:space="preserve">if vaccines are available, </w:t>
      </w:r>
      <w:r w:rsidR="00776A9F" w:rsidRPr="0027498E">
        <w:rPr>
          <w:rFonts w:ascii="Arial" w:eastAsia="Times New Roman" w:hAnsi="Arial" w:cs="Arial"/>
          <w:sz w:val="20"/>
          <w:szCs w:val="24"/>
          <w:lang w:val="en-SG"/>
        </w:rPr>
        <w:t>expanding</w:t>
      </w:r>
      <w:r w:rsidR="00EF5897" w:rsidRPr="0027498E">
        <w:rPr>
          <w:rFonts w:ascii="Arial" w:eastAsia="Times New Roman" w:hAnsi="Arial" w:cs="Arial"/>
          <w:sz w:val="20"/>
          <w:szCs w:val="24"/>
          <w:lang w:val="en-SG"/>
        </w:rPr>
        <w:t xml:space="preserve"> vaccination coverage </w:t>
      </w:r>
      <w:del w:id="136" w:author="Revision" w:date="2026-05-09T00:57:00Z">
        <w:r w:rsidR="00EF5897" w:rsidRPr="002764E8">
          <w:rPr>
            <w:rFonts w:ascii="Arial" w:eastAsia="Times New Roman" w:hAnsi="Arial" w:cs="Arial"/>
            <w:sz w:val="20"/>
            <w:szCs w:val="24"/>
            <w:lang w:val="en-SG"/>
          </w:rPr>
          <w:delText>is</w:delText>
        </w:r>
      </w:del>
      <w:ins w:id="137" w:author="Revision" w:date="2026-05-09T00:57:00Z">
        <w:r w:rsidR="007E77FF" w:rsidRPr="0027498E">
          <w:rPr>
            <w:rFonts w:ascii="Arial" w:eastAsia="Times New Roman" w:hAnsi="Arial" w:cs="Arial"/>
            <w:sz w:val="20"/>
            <w:szCs w:val="24"/>
            <w:lang w:val="en-SG"/>
          </w:rPr>
          <w:t>will be</w:t>
        </w:r>
      </w:ins>
      <w:r w:rsidR="007E77FF" w:rsidRPr="0027498E">
        <w:rPr>
          <w:rFonts w:ascii="Arial" w:eastAsia="Times New Roman" w:hAnsi="Arial" w:cs="Arial"/>
          <w:sz w:val="20"/>
          <w:szCs w:val="24"/>
          <w:lang w:val="en-SG"/>
        </w:rPr>
        <w:t xml:space="preserve"> </w:t>
      </w:r>
      <w:r w:rsidR="00EF5897" w:rsidRPr="0027498E">
        <w:rPr>
          <w:rFonts w:ascii="Arial" w:eastAsia="Times New Roman" w:hAnsi="Arial" w:cs="Arial"/>
          <w:sz w:val="20"/>
          <w:szCs w:val="24"/>
          <w:lang w:val="en-SG"/>
        </w:rPr>
        <w:t>the more efficient option</w:t>
      </w:r>
      <w:r w:rsidR="007E3E52" w:rsidRPr="0027498E">
        <w:rPr>
          <w:rFonts w:ascii="Arial" w:eastAsia="Times New Roman" w:hAnsi="Arial" w:cs="Arial"/>
          <w:sz w:val="20"/>
          <w:szCs w:val="24"/>
          <w:lang w:val="en-SG"/>
        </w:rPr>
        <w:t xml:space="preserve"> over mass test-and-treatment</w:t>
      </w:r>
      <w:ins w:id="138" w:author="Revision" w:date="2026-05-09T00:57:00Z">
        <w:r w:rsidR="00EF5897" w:rsidRPr="0027498E">
          <w:rPr>
            <w:rFonts w:ascii="Arial" w:eastAsia="Times New Roman" w:hAnsi="Arial" w:cs="Arial"/>
            <w:sz w:val="20"/>
            <w:szCs w:val="24"/>
            <w:lang w:val="en-SG"/>
          </w:rPr>
          <w:t xml:space="preserve"> </w:t>
        </w:r>
        <w:r w:rsidR="007E77FF" w:rsidRPr="0027498E">
          <w:rPr>
            <w:rFonts w:ascii="Arial" w:eastAsia="Times New Roman" w:hAnsi="Arial" w:cs="Arial"/>
            <w:sz w:val="20"/>
            <w:szCs w:val="24"/>
            <w:lang w:val="en-SG"/>
          </w:rPr>
          <w:t>with antivirals</w:t>
        </w:r>
      </w:ins>
      <w:r w:rsidR="007E77FF" w:rsidRPr="0027498E">
        <w:rPr>
          <w:rFonts w:ascii="Arial" w:eastAsia="Times New Roman" w:hAnsi="Arial" w:cs="Arial"/>
          <w:sz w:val="20"/>
          <w:szCs w:val="24"/>
          <w:lang w:val="en-SG"/>
        </w:rPr>
        <w:t xml:space="preserve"> </w:t>
      </w:r>
      <w:r w:rsidR="00EF5897" w:rsidRPr="0027498E">
        <w:rPr>
          <w:rFonts w:ascii="Arial" w:eastAsia="Times New Roman" w:hAnsi="Arial" w:cs="Arial"/>
          <w:sz w:val="20"/>
          <w:szCs w:val="24"/>
          <w:lang w:val="en-SG"/>
        </w:rPr>
        <w:t>to lowering disease burden</w:t>
      </w:r>
      <w:r w:rsidR="00776A9F" w:rsidRPr="0027498E">
        <w:rPr>
          <w:rFonts w:ascii="Arial" w:eastAsia="Times New Roman" w:hAnsi="Arial" w:cs="Arial"/>
          <w:sz w:val="20"/>
          <w:szCs w:val="24"/>
          <w:lang w:val="en-SG"/>
        </w:rPr>
        <w:t xml:space="preserve"> </w:t>
      </w:r>
      <w:r w:rsidR="00EF5897" w:rsidRPr="0027498E">
        <w:rPr>
          <w:rFonts w:ascii="Arial" w:eastAsia="Times New Roman" w:hAnsi="Arial" w:cs="Arial"/>
          <w:sz w:val="20"/>
          <w:szCs w:val="24"/>
          <w:lang w:val="en-SG"/>
        </w:rPr>
        <w:fldChar w:fldCharType="begin"/>
      </w:r>
      <w:r w:rsidR="0041449C" w:rsidRPr="0027498E">
        <w:rPr>
          <w:rFonts w:ascii="Arial" w:eastAsia="Times New Roman" w:hAnsi="Arial" w:cs="Arial"/>
          <w:sz w:val="20"/>
          <w:szCs w:val="24"/>
          <w:lang w:val="en-SG"/>
        </w:rPr>
        <w:instrText xml:space="preserve"> ADDIN ZOTERO_ITEM CSL_CITATION {"citationID":"a2eka84ob33","properties":{"formattedCitation":"(26)","plainCitation":"(26)","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41449C" w:rsidRPr="0027498E">
        <w:rPr>
          <w:rFonts w:ascii="Cambria Math" w:eastAsia="Times New Roman" w:hAnsi="Cambria Math" w:cs="Cambria Math"/>
          <w:sz w:val="20"/>
          <w:szCs w:val="24"/>
          <w:lang w:val="en-SG"/>
        </w:rPr>
        <w:instrText>≫</w:instrText>
      </w:r>
      <w:r w:rsidR="0041449C" w:rsidRPr="0027498E">
        <w:rPr>
          <w:rFonts w:ascii="Arial" w:eastAsia="Times New Roman" w:hAnsi="Arial" w:cs="Arial"/>
          <w:sz w:val="20"/>
          <w:szCs w:val="24"/>
          <w:lang w:val="en-SG"/>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EF5897" w:rsidRPr="0027498E">
        <w:rPr>
          <w:rFonts w:ascii="Arial" w:eastAsia="Times New Roman" w:hAnsi="Arial" w:cs="Arial"/>
          <w:sz w:val="20"/>
          <w:szCs w:val="24"/>
          <w:lang w:val="en-SG"/>
        </w:rPr>
        <w:fldChar w:fldCharType="separate"/>
      </w:r>
      <w:r w:rsidR="0041449C" w:rsidRPr="0027498E">
        <w:rPr>
          <w:rFonts w:ascii="Arial" w:eastAsia="Times New Roman" w:hAnsi="Arial" w:cs="Arial"/>
          <w:sz w:val="20"/>
          <w:szCs w:val="24"/>
        </w:rPr>
        <w:t>(26)</w:t>
      </w:r>
      <w:r w:rsidR="00EF5897" w:rsidRPr="0027498E">
        <w:rPr>
          <w:rFonts w:ascii="Arial" w:eastAsia="Times New Roman" w:hAnsi="Arial" w:cs="Arial"/>
          <w:sz w:val="20"/>
          <w:szCs w:val="24"/>
          <w:lang w:val="en-SG"/>
        </w:rPr>
        <w:fldChar w:fldCharType="end"/>
      </w:r>
      <w:r w:rsidR="00EF5897" w:rsidRPr="0027498E">
        <w:rPr>
          <w:rFonts w:ascii="Arial" w:eastAsia="Times New Roman" w:hAnsi="Arial" w:cs="Arial"/>
          <w:sz w:val="20"/>
          <w:szCs w:val="24"/>
          <w:lang w:val="en-SG"/>
        </w:rPr>
        <w:t>.</w:t>
      </w:r>
      <w:r w:rsidRPr="0027498E">
        <w:rPr>
          <w:rFonts w:ascii="Arial" w:eastAsia="Times New Roman" w:hAnsi="Arial" w:cs="Arial"/>
          <w:sz w:val="20"/>
          <w:szCs w:val="24"/>
        </w:rPr>
        <w:t xml:space="preserve"> </w:t>
      </w:r>
      <w:del w:id="139" w:author="Revision" w:date="2026-05-09T00:57:00Z">
        <w:r w:rsidR="001E1D7E" w:rsidRPr="002764E8">
          <w:rPr>
            <w:rFonts w:ascii="Arial" w:eastAsia="Times New Roman" w:hAnsi="Arial" w:cs="Arial"/>
            <w:sz w:val="20"/>
            <w:szCs w:val="24"/>
          </w:rPr>
          <w:delText>We used the latest estimates of transmission risk reduction of antivirals based on direct measurements in clinical trials while accounting for delays and heterogeneity in treatment administration since infection across the population.</w:delText>
        </w:r>
      </w:del>
      <w:r w:rsidRPr="0027498E">
        <w:rPr>
          <w:rFonts w:ascii="Arial" w:eastAsia="Times New Roman" w:hAnsi="Arial" w:cs="Arial"/>
          <w:sz w:val="20"/>
          <w:szCs w:val="24"/>
        </w:rPr>
        <w:t>We also estimated the additional antiviral demand and potential benefits in distributing PEP to household contacts. Finally, we quantified how the spread of antiviral resistance could potentially impact antiviral demand and burden reduction.</w:t>
      </w:r>
    </w:p>
    <w:p w14:paraId="6850270E" w14:textId="77777777" w:rsidR="00E229F1" w:rsidRPr="002764E8" w:rsidRDefault="00E229F1" w:rsidP="00B521D7">
      <w:pPr>
        <w:keepNext/>
        <w:pBdr>
          <w:top w:val="nil"/>
          <w:left w:val="nil"/>
          <w:bottom w:val="nil"/>
          <w:right w:val="nil"/>
          <w:between w:val="nil"/>
        </w:pBdr>
        <w:spacing w:before="240" w:after="60" w:line="480" w:lineRule="auto"/>
        <w:contextualSpacing/>
        <w:rPr>
          <w:del w:id="140" w:author="Revision" w:date="2026-05-09T00:57:00Z"/>
          <w:rFonts w:ascii="Arial" w:hAnsi="Arial" w:cs="Arial"/>
          <w:b/>
          <w:color w:val="000000"/>
          <w:sz w:val="20"/>
          <w:szCs w:val="20"/>
        </w:rPr>
      </w:pPr>
    </w:p>
    <w:p w14:paraId="65F73A19" w14:textId="77777777" w:rsidR="00936BD9" w:rsidRPr="0027498E" w:rsidRDefault="00936BD9" w:rsidP="00936BD9">
      <w:pPr>
        <w:keepNext/>
        <w:pBdr>
          <w:top w:val="nil"/>
          <w:left w:val="nil"/>
          <w:bottom w:val="nil"/>
          <w:right w:val="nil"/>
          <w:between w:val="nil"/>
        </w:pBdr>
        <w:spacing w:before="240" w:after="60" w:line="480" w:lineRule="auto"/>
        <w:contextualSpacing/>
        <w:rPr>
          <w:moveFrom w:id="141" w:author="Revision" w:date="2026-05-09T00:57:00Z"/>
          <w:rFonts w:ascii="Arial" w:hAnsi="Arial" w:cs="Arial"/>
          <w:b/>
          <w:color w:val="000000"/>
          <w:sz w:val="20"/>
          <w:szCs w:val="20"/>
        </w:rPr>
      </w:pPr>
      <w:moveFromRangeStart w:id="142" w:author="Revision" w:date="2026-05-09T00:57:00Z" w:name="move229180675"/>
      <w:moveFrom w:id="143" w:author="Revision" w:date="2026-05-09T00:57:00Z">
        <w:r w:rsidRPr="0027498E">
          <w:rPr>
            <w:rFonts w:ascii="Arial" w:hAnsi="Arial" w:cs="Arial"/>
            <w:b/>
            <w:color w:val="000000"/>
            <w:sz w:val="20"/>
            <w:szCs w:val="20"/>
          </w:rPr>
          <w:t>Results</w:t>
        </w:r>
      </w:moveFrom>
    </w:p>
    <w:p w14:paraId="587CAE24" w14:textId="77777777" w:rsidR="00936BD9" w:rsidRPr="0027498E" w:rsidRDefault="00936BD9" w:rsidP="00936BD9">
      <w:pPr>
        <w:spacing w:after="120" w:line="480" w:lineRule="auto"/>
        <w:outlineLvl w:val="1"/>
        <w:rPr>
          <w:moveFrom w:id="144" w:author="Revision" w:date="2026-05-09T00:57:00Z"/>
          <w:rFonts w:ascii="Arial" w:eastAsia="Times New Roman" w:hAnsi="Arial" w:cs="Arial"/>
          <w:i/>
          <w:sz w:val="20"/>
          <w:szCs w:val="24"/>
        </w:rPr>
      </w:pPr>
      <w:moveFrom w:id="145" w:author="Revision" w:date="2026-05-09T00:57:00Z">
        <w:r w:rsidRPr="0027498E">
          <w:rPr>
            <w:rFonts w:ascii="Arial" w:eastAsia="Times New Roman" w:hAnsi="Arial" w:cs="Arial"/>
            <w:i/>
            <w:sz w:val="20"/>
            <w:szCs w:val="24"/>
          </w:rPr>
          <w:t>Potential antiviral treatment demand and mean deaths averted</w:t>
        </w:r>
      </w:moveFrom>
    </w:p>
    <w:moveFromRangeEnd w:id="142"/>
    <w:p w14:paraId="672C2236" w14:textId="42318BD8" w:rsidR="00980C22" w:rsidRPr="0027498E" w:rsidRDefault="00DF4009" w:rsidP="009548C1">
      <w:pPr>
        <w:keepNext/>
        <w:pBdr>
          <w:top w:val="nil"/>
          <w:left w:val="nil"/>
          <w:bottom w:val="nil"/>
          <w:right w:val="nil"/>
          <w:between w:val="nil"/>
        </w:pBdr>
        <w:spacing w:before="240" w:after="60" w:line="480" w:lineRule="auto"/>
        <w:contextualSpacing/>
        <w:rPr>
          <w:rFonts w:ascii="Arial" w:eastAsia="Times New Roman" w:hAnsi="Arial" w:cs="Arial"/>
          <w:sz w:val="20"/>
          <w:szCs w:val="24"/>
        </w:rPr>
        <w:pPrChange w:id="146" w:author="Revision" w:date="2026-05-09T00:57:00Z">
          <w:pPr>
            <w:spacing w:after="120" w:line="480" w:lineRule="auto"/>
          </w:pPr>
        </w:pPrChange>
      </w:pPr>
      <w:del w:id="147" w:author="Revision" w:date="2026-05-09T00:57:00Z">
        <w:r w:rsidRPr="002764E8">
          <w:rPr>
            <w:rFonts w:ascii="Arial" w:eastAsia="Times New Roman" w:hAnsi="Arial" w:cs="Arial"/>
            <w:sz w:val="20"/>
            <w:szCs w:val="24"/>
          </w:rPr>
          <w:delText xml:space="preserve">Given uncertainties in </w:delText>
        </w:r>
        <w:r w:rsidR="007609B7" w:rsidRPr="002764E8">
          <w:rPr>
            <w:rFonts w:ascii="Arial" w:eastAsia="Times New Roman" w:hAnsi="Arial" w:cs="Arial"/>
            <w:sz w:val="20"/>
            <w:szCs w:val="24"/>
          </w:rPr>
          <w:delText xml:space="preserve">the transmissibility, </w:delText>
        </w:r>
        <w:r w:rsidRPr="002764E8">
          <w:rPr>
            <w:rFonts w:ascii="Arial" w:eastAsia="Times New Roman" w:hAnsi="Arial" w:cs="Arial"/>
            <w:sz w:val="20"/>
            <w:szCs w:val="24"/>
          </w:rPr>
          <w:delText xml:space="preserve">morbidity and mortality for the next influenza pandemic, we propose that a useful </w:delText>
        </w:r>
        <w:r w:rsidR="005F7ACF" w:rsidRPr="002764E8">
          <w:rPr>
            <w:rFonts w:ascii="Arial" w:eastAsia="Times New Roman" w:hAnsi="Arial" w:cs="Arial"/>
            <w:sz w:val="20"/>
            <w:szCs w:val="24"/>
          </w:rPr>
          <w:delText>reference</w:delText>
        </w:r>
        <w:r w:rsidR="00AA5A10" w:rsidRPr="002764E8">
          <w:rPr>
            <w:rFonts w:ascii="Arial" w:eastAsia="Times New Roman" w:hAnsi="Arial" w:cs="Arial"/>
            <w:sz w:val="20"/>
            <w:szCs w:val="24"/>
          </w:rPr>
          <w:delText xml:space="preserve"> </w:delText>
        </w:r>
        <w:r w:rsidRPr="002764E8">
          <w:rPr>
            <w:rFonts w:ascii="Arial" w:eastAsia="Times New Roman" w:hAnsi="Arial" w:cs="Arial"/>
            <w:sz w:val="20"/>
            <w:szCs w:val="24"/>
          </w:rPr>
          <w:delText>pandemic antiviral stockpile</w:delText>
        </w:r>
        <w:r w:rsidR="005773F6" w:rsidRPr="002764E8">
          <w:rPr>
            <w:rFonts w:ascii="Arial" w:eastAsia="Times New Roman" w:hAnsi="Arial" w:cs="Arial"/>
            <w:sz w:val="20"/>
            <w:szCs w:val="24"/>
          </w:rPr>
          <w:delText xml:space="preserve"> is based on</w:delText>
        </w:r>
        <w:r w:rsidRPr="002764E8">
          <w:rPr>
            <w:rFonts w:ascii="Arial" w:eastAsia="Times New Roman" w:hAnsi="Arial" w:cs="Arial"/>
            <w:sz w:val="20"/>
            <w:szCs w:val="24"/>
          </w:rPr>
          <w:delText xml:space="preserve"> the </w:delText>
        </w:r>
        <w:r w:rsidR="005773F6" w:rsidRPr="002764E8">
          <w:rPr>
            <w:rFonts w:ascii="Arial" w:eastAsia="Times New Roman" w:hAnsi="Arial" w:cs="Arial"/>
            <w:sz w:val="20"/>
            <w:szCs w:val="24"/>
          </w:rPr>
          <w:delText xml:space="preserve">expected </w:delText>
        </w:r>
        <w:r w:rsidRPr="002764E8">
          <w:rPr>
            <w:rFonts w:ascii="Arial" w:eastAsia="Times New Roman" w:hAnsi="Arial" w:cs="Arial"/>
            <w:sz w:val="20"/>
            <w:szCs w:val="24"/>
          </w:rPr>
          <w:delText>drug demand and impact of distributing antivirals for treatment</w:delText>
        </w:r>
        <w:r w:rsidR="005F7ACF" w:rsidRPr="002764E8">
          <w:rPr>
            <w:rFonts w:ascii="Arial" w:eastAsia="Times New Roman" w:hAnsi="Arial" w:cs="Arial"/>
            <w:sz w:val="20"/>
            <w:szCs w:val="24"/>
          </w:rPr>
          <w:delText xml:space="preserve"> as the only intervention</w:delText>
        </w:r>
        <w:r w:rsidRPr="002764E8">
          <w:rPr>
            <w:rFonts w:ascii="Arial" w:eastAsia="Times New Roman" w:hAnsi="Arial" w:cs="Arial"/>
            <w:sz w:val="20"/>
            <w:szCs w:val="24"/>
          </w:rPr>
          <w:delText xml:space="preserve"> </w:delText>
        </w:r>
        <w:r w:rsidR="007609B7" w:rsidRPr="002764E8">
          <w:rPr>
            <w:rFonts w:ascii="Arial" w:eastAsia="Times New Roman" w:hAnsi="Arial" w:cs="Arial"/>
            <w:sz w:val="20"/>
            <w:szCs w:val="24"/>
          </w:rPr>
          <w:delText xml:space="preserve">during an epidemic wave </w:delText>
        </w:r>
        <w:r w:rsidR="00157719" w:rsidRPr="002764E8">
          <w:rPr>
            <w:rFonts w:ascii="Arial" w:eastAsia="Times New Roman" w:hAnsi="Arial" w:cs="Arial"/>
            <w:sz w:val="20"/>
            <w:szCs w:val="24"/>
          </w:rPr>
          <w:delText xml:space="preserve">based </w:delText>
        </w:r>
        <w:r w:rsidR="005773F6" w:rsidRPr="002764E8">
          <w:rPr>
            <w:rFonts w:ascii="Arial" w:eastAsia="Times New Roman" w:hAnsi="Arial" w:cs="Arial"/>
            <w:sz w:val="20"/>
            <w:szCs w:val="24"/>
          </w:rPr>
          <w:delText>historical</w:delText>
        </w:r>
        <w:r w:rsidR="00EF5897" w:rsidRPr="002764E8">
          <w:rPr>
            <w:rFonts w:ascii="Arial" w:eastAsia="Times New Roman" w:hAnsi="Arial" w:cs="Arial"/>
            <w:sz w:val="20"/>
            <w:szCs w:val="24"/>
          </w:rPr>
          <w:delText xml:space="preserve"> pandemics</w:delText>
        </w:r>
        <w:r w:rsidR="00EF3124" w:rsidRPr="002764E8">
          <w:rPr>
            <w:rFonts w:ascii="Arial" w:eastAsia="Times New Roman" w:hAnsi="Arial" w:cs="Arial"/>
            <w:sz w:val="20"/>
            <w:szCs w:val="24"/>
          </w:rPr>
          <w:delText xml:space="preserve"> with varying policy-relevant ranges of severity</w:delText>
        </w:r>
        <w:r w:rsidRPr="002764E8">
          <w:rPr>
            <w:rFonts w:ascii="Arial" w:eastAsia="Times New Roman" w:hAnsi="Arial" w:cs="Arial"/>
            <w:sz w:val="20"/>
            <w:szCs w:val="24"/>
          </w:rPr>
          <w:delText xml:space="preserve"> (i.e. 1918 A/H1N1 (</w:delTex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64E8">
          <w:rPr>
            <w:rFonts w:ascii="Arial" w:eastAsia="Times New Roman" w:hAnsi="Arial" w:cs="Arial"/>
            <w:sz w:val="20"/>
            <w:szCs w:val="24"/>
          </w:rPr>
          <w:delText>=2.0), 1968 A/H3N2 (</w:delTex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64E8">
          <w:rPr>
            <w:rFonts w:ascii="Arial" w:eastAsia="Times New Roman" w:hAnsi="Arial" w:cs="Arial"/>
            <w:sz w:val="20"/>
            <w:szCs w:val="24"/>
          </w:rPr>
          <w:delText>=1.8), 2009 A/H1N1 (</w:delTex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64E8">
          <w:rPr>
            <w:rFonts w:ascii="Arial" w:eastAsia="Times New Roman" w:hAnsi="Arial" w:cs="Arial"/>
            <w:sz w:val="20"/>
            <w:szCs w:val="24"/>
          </w:rPr>
          <w:delText>=1.5) and an influenza pandemic with COVID-19-like reproduction number (</w:delTex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64E8">
          <w:rPr>
            <w:rFonts w:ascii="Arial" w:eastAsia="Times New Roman" w:hAnsi="Arial" w:cs="Arial"/>
            <w:sz w:val="20"/>
            <w:szCs w:val="24"/>
          </w:rPr>
          <w:delText xml:space="preserve">=3.0) and disease burden but with IAV-like generation interval; see Methods and </w:delText>
        </w:r>
        <w:r w:rsidR="00C96A8C" w:rsidRPr="002764E8">
          <w:rPr>
            <w:rFonts w:ascii="Arial" w:eastAsia="Times New Roman" w:hAnsi="Arial" w:cs="Arial"/>
            <w:sz w:val="20"/>
            <w:szCs w:val="24"/>
          </w:rPr>
          <w:delText>SI Appendix</w:delText>
        </w:r>
        <w:r w:rsidRPr="002764E8">
          <w:rPr>
            <w:rFonts w:ascii="Arial" w:eastAsia="Times New Roman" w:hAnsi="Arial" w:cs="Arial"/>
            <w:sz w:val="20"/>
            <w:szCs w:val="24"/>
          </w:rPr>
          <w:delText>)</w:delText>
        </w:r>
        <w:r w:rsidR="00157719" w:rsidRPr="002764E8">
          <w:rPr>
            <w:rFonts w:ascii="Arial" w:eastAsia="Times New Roman" w:hAnsi="Arial" w:cs="Arial"/>
            <w:sz w:val="20"/>
            <w:szCs w:val="24"/>
          </w:rPr>
          <w:delText>.</w:delText>
        </w:r>
        <w:r w:rsidRPr="002764E8">
          <w:rPr>
            <w:rFonts w:ascii="Arial" w:eastAsia="Times New Roman" w:hAnsi="Arial" w:cs="Arial"/>
            <w:sz w:val="20"/>
            <w:szCs w:val="24"/>
          </w:rPr>
          <w:delText xml:space="preserve"> </w:delText>
        </w:r>
        <w:r w:rsidR="00157719" w:rsidRPr="002764E8">
          <w:rPr>
            <w:rFonts w:ascii="Arial" w:eastAsia="Times New Roman" w:hAnsi="Arial" w:cs="Arial"/>
            <w:sz w:val="20"/>
            <w:szCs w:val="24"/>
          </w:rPr>
          <w:delText>We assumed that</w:delText>
        </w:r>
        <w:r w:rsidRPr="002764E8">
          <w:rPr>
            <w:rFonts w:ascii="Arial" w:eastAsia="Times New Roman" w:hAnsi="Arial" w:cs="Arial"/>
            <w:sz w:val="20"/>
            <w:szCs w:val="24"/>
          </w:rPr>
          <w:delText xml:space="preserve"> vaccines</w:delText>
        </w:r>
        <w:r w:rsidR="00157719" w:rsidRPr="002764E8">
          <w:rPr>
            <w:rFonts w:ascii="Arial" w:eastAsia="Times New Roman" w:hAnsi="Arial" w:cs="Arial"/>
            <w:sz w:val="20"/>
            <w:szCs w:val="24"/>
          </w:rPr>
          <w:delText xml:space="preserve"> are not yet available but </w:delText>
        </w:r>
        <w:r w:rsidRPr="002764E8">
          <w:rPr>
            <w:rFonts w:ascii="Arial" w:eastAsia="Times New Roman" w:hAnsi="Arial" w:cs="Arial"/>
            <w:sz w:val="20"/>
            <w:szCs w:val="24"/>
          </w:rPr>
          <w:delText xml:space="preserve">diagnostic testing and </w:delText>
        </w:r>
        <w:r w:rsidR="00157719" w:rsidRPr="002764E8">
          <w:rPr>
            <w:rFonts w:ascii="Arial" w:eastAsia="Times New Roman" w:hAnsi="Arial" w:cs="Arial"/>
            <w:sz w:val="20"/>
            <w:szCs w:val="24"/>
          </w:rPr>
          <w:delText xml:space="preserve">antiviral drugs are </w:delText>
        </w:r>
        <w:r w:rsidR="00C0086F" w:rsidRPr="002764E8">
          <w:rPr>
            <w:rFonts w:ascii="Arial" w:eastAsia="Times New Roman" w:hAnsi="Arial" w:cs="Arial"/>
            <w:sz w:val="20"/>
            <w:szCs w:val="24"/>
          </w:rPr>
          <w:delText xml:space="preserve">widely </w:delText>
        </w:r>
        <w:r w:rsidR="00157719" w:rsidRPr="002764E8">
          <w:rPr>
            <w:rFonts w:ascii="Arial" w:eastAsia="Times New Roman" w:hAnsi="Arial" w:cs="Arial"/>
            <w:sz w:val="20"/>
            <w:szCs w:val="24"/>
          </w:rPr>
          <w:delText>accessible</w:delText>
        </w:r>
        <w:r w:rsidRPr="002764E8">
          <w:rPr>
            <w:rFonts w:ascii="Arial" w:eastAsia="Times New Roman" w:hAnsi="Arial" w:cs="Arial"/>
            <w:sz w:val="20"/>
            <w:szCs w:val="24"/>
          </w:rPr>
          <w:delText xml:space="preserve">. </w:delText>
        </w:r>
        <w:r w:rsidR="00F31A5B" w:rsidRPr="002764E8">
          <w:rPr>
            <w:rFonts w:ascii="Arial" w:eastAsia="Times New Roman" w:hAnsi="Arial" w:cs="Arial"/>
            <w:sz w:val="20"/>
            <w:szCs w:val="24"/>
          </w:rPr>
          <w:delText>Using the antiviral demand and deaths averted estimates based on the reference scenario, w</w:delText>
        </w:r>
        <w:r w:rsidRPr="002764E8">
          <w:rPr>
            <w:rFonts w:ascii="Arial" w:eastAsia="Times New Roman" w:hAnsi="Arial" w:cs="Arial"/>
            <w:sz w:val="20"/>
            <w:szCs w:val="24"/>
          </w:rPr>
          <w:delText>e</w:delText>
        </w:r>
        <w:r w:rsidR="00F31A5B" w:rsidRPr="002764E8">
          <w:rPr>
            <w:rFonts w:ascii="Arial" w:eastAsia="Times New Roman" w:hAnsi="Arial" w:cs="Arial"/>
            <w:sz w:val="20"/>
            <w:szCs w:val="24"/>
          </w:rPr>
          <w:delText xml:space="preserve"> then</w:delText>
        </w:r>
        <w:r w:rsidRPr="002764E8">
          <w:rPr>
            <w:rFonts w:ascii="Arial" w:eastAsia="Times New Roman" w:hAnsi="Arial" w:cs="Arial"/>
            <w:sz w:val="20"/>
            <w:szCs w:val="24"/>
          </w:rPr>
          <w:delText xml:space="preserve"> investigate</w:delText>
        </w:r>
        <w:r w:rsidR="00F31A5B" w:rsidRPr="002764E8">
          <w:rPr>
            <w:rFonts w:ascii="Arial" w:eastAsia="Times New Roman" w:hAnsi="Arial" w:cs="Arial"/>
            <w:sz w:val="20"/>
            <w:szCs w:val="24"/>
          </w:rPr>
          <w:delText>d</w:delText>
        </w:r>
        <w:r w:rsidRPr="002764E8">
          <w:rPr>
            <w:rFonts w:ascii="Arial" w:eastAsia="Times New Roman" w:hAnsi="Arial" w:cs="Arial"/>
            <w:sz w:val="20"/>
            <w:szCs w:val="24"/>
          </w:rPr>
          <w:delText xml:space="preserve"> </w:delText>
        </w:r>
        <w:r w:rsidR="00F31A5B" w:rsidRPr="002764E8">
          <w:rPr>
            <w:rFonts w:ascii="Arial" w:eastAsia="Times New Roman" w:hAnsi="Arial" w:cs="Arial"/>
            <w:sz w:val="20"/>
            <w:szCs w:val="24"/>
          </w:rPr>
          <w:delText xml:space="preserve">the impact from </w:delText>
        </w:r>
        <w:r w:rsidRPr="002764E8">
          <w:rPr>
            <w:rFonts w:ascii="Arial" w:eastAsia="Times New Roman" w:hAnsi="Arial" w:cs="Arial"/>
            <w:sz w:val="20"/>
            <w:szCs w:val="24"/>
          </w:rPr>
          <w:delText>deviations in reality (i.e. limited antiviral supply, heterogeneity in healthcare-seeking behaviour, delays to test-and-treat distribution, antiviral resistance spread).</w:delText>
        </w:r>
      </w:del>
      <w:r w:rsidR="00936BD9" w:rsidRPr="0027498E">
        <w:rPr>
          <w:rFonts w:ascii="Arial" w:eastAsia="Times New Roman" w:hAnsi="Arial" w:cs="Arial"/>
          <w:sz w:val="20"/>
          <w:szCs w:val="24"/>
        </w:rPr>
        <w:t xml:space="preserve"> </w:t>
      </w:r>
    </w:p>
    <w:p w14:paraId="7E9358E2" w14:textId="01CEC579" w:rsidR="00DF4009" w:rsidRPr="009548C1" w:rsidRDefault="00DF4009" w:rsidP="00B521D7">
      <w:pPr>
        <w:spacing w:after="120" w:line="480" w:lineRule="auto"/>
        <w:rPr>
          <w:rFonts w:ascii="Arial" w:hAnsi="Arial"/>
          <w:sz w:val="20"/>
          <w:lang w:val="en-SG"/>
          <w:rPrChange w:id="148" w:author="Revision" w:date="2026-05-09T00:57:00Z">
            <w:rPr>
              <w:rFonts w:ascii="Arial" w:hAnsi="Arial"/>
              <w:sz w:val="20"/>
            </w:rPr>
          </w:rPrChange>
        </w:rPr>
      </w:pPr>
      <w:r w:rsidRPr="0027498E">
        <w:rPr>
          <w:rFonts w:ascii="Arial" w:eastAsia="Times New Roman" w:hAnsi="Arial" w:cs="Arial"/>
          <w:sz w:val="20"/>
          <w:szCs w:val="24"/>
        </w:rPr>
        <w:t xml:space="preserve">Under the </w:t>
      </w:r>
      <w:r w:rsidR="00157719" w:rsidRPr="0027498E">
        <w:rPr>
          <w:rFonts w:ascii="Arial" w:eastAsia="Times New Roman" w:hAnsi="Arial" w:cs="Arial"/>
          <w:sz w:val="20"/>
          <w:szCs w:val="24"/>
        </w:rPr>
        <w:t xml:space="preserve">reference </w:t>
      </w:r>
      <w:r w:rsidRPr="0027498E">
        <w:rPr>
          <w:rFonts w:ascii="Arial" w:eastAsia="Times New Roman" w:hAnsi="Arial" w:cs="Arial"/>
          <w:sz w:val="20"/>
          <w:szCs w:val="24"/>
        </w:rPr>
        <w:t xml:space="preserve">scenario, we assumed that 95% of all symptomatic individuals would ideally seek test-and-treat within two days after symptom onset, with no restrictions to availability and access to antivirals. We also assumed that country-wide distribution of antivirals could ideally begin one week after pandemic initiation in the country. We opted not to account for </w:t>
      </w:r>
      <w:r w:rsidRPr="0027498E">
        <w:rPr>
          <w:rFonts w:ascii="Arial" w:eastAsia="Times New Roman" w:hAnsi="Arial" w:cs="Arial"/>
          <w:sz w:val="20"/>
          <w:szCs w:val="24"/>
          <w:lang w:val="en-SG"/>
        </w:rPr>
        <w:t>non-pharmaceutical interventions (NPIs) in our model. While NPIs can lower antiviral demand and augment disease burden reduction, it is challenging to assume an appropriate effectiveness of NPIs, to which modelling results will be highly sensitive</w:t>
      </w:r>
      <w:del w:id="149" w:author="Revision" w:date="2026-05-09T00:57:00Z">
        <w:r w:rsidRPr="002764E8">
          <w:rPr>
            <w:rFonts w:ascii="Arial" w:eastAsia="Times New Roman" w:hAnsi="Arial" w:cs="Arial"/>
            <w:sz w:val="20"/>
            <w:szCs w:val="24"/>
            <w:lang w:val="en-SG"/>
          </w:rPr>
          <w:delText xml:space="preserve"> to</w:delText>
        </w:r>
      </w:del>
      <w:r w:rsidRPr="0027498E">
        <w:rPr>
          <w:rFonts w:ascii="Arial" w:eastAsia="Times New Roman" w:hAnsi="Arial" w:cs="Arial"/>
          <w:sz w:val="20"/>
          <w:szCs w:val="24"/>
          <w:lang w:val="en-SG"/>
        </w:rPr>
        <w:t xml:space="preserve">, as they depend on the type of NPIs, time-dependent variation, as well as influences owing to political, governance, cultural, behavioural and socioeconomic context </w:t>
      </w:r>
      <w:r w:rsidRPr="0027498E">
        <w:rPr>
          <w:rFonts w:ascii="Arial" w:eastAsia="Times New Roman" w:hAnsi="Arial" w:cs="Arial"/>
          <w:sz w:val="20"/>
          <w:szCs w:val="24"/>
          <w:lang w:val="en-SG"/>
        </w:rPr>
        <w:fldChar w:fldCharType="begin"/>
      </w:r>
      <w:r w:rsidR="0041449C" w:rsidRPr="0027498E">
        <w:rPr>
          <w:rFonts w:ascii="Arial" w:eastAsia="Times New Roman" w:hAnsi="Arial" w:cs="Arial"/>
          <w:sz w:val="20"/>
          <w:szCs w:val="24"/>
          <w:lang w:val="en-SG"/>
        </w:rPr>
        <w:instrText xml:space="preserve"> ADDIN ZOTERO_ITEM CSL_CITATION {"citationID":"a1kcedg078a","properties":{"formattedCitation":"(27, 28)","plainCitation":"(27, 28)","noteIndex":0},"citationItems":[{"id":226,"uris":["http://zotero.org/users/local/0pdZPGmr/items/HJP6QG57","http://zotero.org/users/9596130/items/HJP6QG57"],"itemData":{"id":226,"type":"article-journal","abstract":"Assessing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id":336,"uris":["http://zotero.org/users/9596130/items/S59MBDGS"],"itemData":{"id":336,"type":"article-journal","abstract":"Non-pharmaceutical interventions (NPIs) are used to reduce transmission of SARS coronavirus 2 (SARS-CoV-2) that causes coronavirus disease 2019 (COVID-19). However, empirical evidence of the effectiveness of specific NPIs has been inconsistent. We assessed the effectiveness of NPIs around internal containment and closure, international travel restrictions, economic measures, and health system actions on SARS-CoV-2 transmission in 130 countries and territories.","container-title":"BMC Medicine","DOI":"10.1186/s12916-020-01872-8","ISSN":"1741-7015","issue":"1","journalAbbreviation":"BMC Medicine","page":"40","title":"The impact of non-pharmaceutical interventions on SARS-CoV-2 transmission across 130 countries and territories","volume":"19","author":[{"family":"Liu","given":"Yang"},{"family":"Morgenstern","given":"Christian"},{"family":"Kelly","given":"James"},{"family":"Lowe","given":"Rachel"},{"family":"Munday","given":"James"},{"family":"Villabona-Arenas","given":"C. Julian"},{"family":"Gibbs","given":"Hamish"},{"family":"Pearson","given":"Carl A. B."},{"family":"Prem","given":"Kiesha"},{"family":"Leclerc","given":"Quentin J."},{"family":"Meakin","given":"Sophie R."},{"family":"Edmunds","given":"W. John"},{"family":"Jarvis","given":"Christopher I."},{"family":"Gimma","given":"Amy"},{"family":"Funk","given":"Sebastian"},{"family":"Quaife","given":"Matthew"},{"family":"Russell","given":"Timothy W."},{"family":"Emory","given":"Jon C."},{"family":"Abbott","given":"Sam"},{"family":"Hellewell","given":"Joel"},{"family":"Tully","given":"Damien C."},{"family":"Houben","given":"Rein M. G. J."},{"family":"O’Reilly","given":"Kathleen"},{"family":"Gore-Langton","given":"Georgia R."},{"family":"Kucharski","given":"Adam J."},{"family":"Auzenbergs","given":"Megan"},{"family":"Quilty","given":"Billy J."},{"family":"Jombart","given":"Thibaut"},{"family":"Rosello","given":"Alicia"},{"family":"Brady","given":"Oliver"},{"family":"Atkins","given":"Katherine E."},{"family":"Zandvoort","given":"Kevin","non-dropping-particle":"van"},{"family":"Rudge","given":"James W."},{"family":"Endo","given":"Akira"},{"family":"Abbas","given":"Kaja"},{"family":"Sun","given":"Fiona Yueqian"},{"family":"Procter","given":"Simon R."},{"family":"Clifford","given":"Samuel"},{"family":"Foss","given":"Anna M."},{"family":"Davies","given":"Nicholas G."},{"family":"Chan","given":"Yung-Wai Desmond"},{"family":"Diamond","given":"Charlie"},{"family":"Barnard","given":"Rosanna C."},{"family":"Eggo","given":"Rosalind M."},{"family":"Deol","given":"Arminder K."},{"family":"Nightingale","given":"Emily S."},{"family":"Simons","given":"David"},{"family":"Sherratt","given":"Katharine"},{"family":"Medley","given":"Graham"},{"family":"Hué","given":"Stéphane"},{"family":"Knight","given":"Gwenan M."},{"family":"Flasche","given":"Stefan"},{"family":"Bosse","given":"Nikos I."},{"family":"Klepac","given":"Petra"},{"family":"Jit","given":"Mark"},{"literal":"CMMID COVID-19 Working Group"}],"issued":{"date-parts":[["2021",2,5]]}}}],"schema":"https://github.com/citation-style-language/schema/raw/master/csl-citation.json"} </w:instrText>
      </w:r>
      <w:r w:rsidRPr="0027498E">
        <w:rPr>
          <w:rFonts w:ascii="Arial" w:eastAsia="Times New Roman" w:hAnsi="Arial" w:cs="Arial"/>
          <w:sz w:val="20"/>
          <w:szCs w:val="24"/>
          <w:lang w:val="en-SG"/>
        </w:rPr>
        <w:fldChar w:fldCharType="separate"/>
      </w:r>
      <w:r w:rsidR="0041449C" w:rsidRPr="0027498E">
        <w:rPr>
          <w:rFonts w:ascii="Arial" w:eastAsia="Times New Roman" w:hAnsi="Arial" w:cs="Arial"/>
          <w:sz w:val="20"/>
          <w:szCs w:val="24"/>
        </w:rPr>
        <w:t>(27, 28)</w:t>
      </w:r>
      <w:r w:rsidRPr="0027498E">
        <w:rPr>
          <w:rFonts w:ascii="Arial" w:eastAsia="Times New Roman" w:hAnsi="Arial" w:cs="Arial"/>
          <w:sz w:val="20"/>
          <w:szCs w:val="24"/>
          <w:lang w:val="en-SG"/>
        </w:rPr>
        <w:fldChar w:fldCharType="end"/>
      </w:r>
      <w:r w:rsidRPr="0027498E">
        <w:rPr>
          <w:rFonts w:ascii="Arial" w:eastAsia="Times New Roman" w:hAnsi="Arial" w:cs="Arial"/>
          <w:sz w:val="20"/>
          <w:szCs w:val="24"/>
          <w:lang w:val="en-SG"/>
        </w:rPr>
        <w:t xml:space="preserve">.  </w:t>
      </w:r>
    </w:p>
    <w:p w14:paraId="4895DD18" w14:textId="77777777" w:rsidR="00936BD9" w:rsidRPr="0027498E" w:rsidRDefault="00936BD9" w:rsidP="00936BD9">
      <w:pPr>
        <w:keepNext/>
        <w:pBdr>
          <w:top w:val="nil"/>
          <w:left w:val="nil"/>
          <w:bottom w:val="nil"/>
          <w:right w:val="nil"/>
          <w:between w:val="nil"/>
        </w:pBdr>
        <w:spacing w:before="240" w:after="60" w:line="480" w:lineRule="auto"/>
        <w:contextualSpacing/>
        <w:rPr>
          <w:moveTo w:id="150" w:author="Revision" w:date="2026-05-09T00:57:00Z"/>
          <w:rFonts w:ascii="Arial" w:hAnsi="Arial" w:cs="Arial"/>
          <w:b/>
          <w:color w:val="000000"/>
          <w:sz w:val="20"/>
          <w:szCs w:val="20"/>
        </w:rPr>
      </w:pPr>
      <w:moveToRangeStart w:id="151" w:author="Revision" w:date="2026-05-09T00:57:00Z" w:name="move229180675"/>
      <w:moveTo w:id="152" w:author="Revision" w:date="2026-05-09T00:57:00Z">
        <w:r w:rsidRPr="0027498E">
          <w:rPr>
            <w:rFonts w:ascii="Arial" w:hAnsi="Arial" w:cs="Arial"/>
            <w:b/>
            <w:color w:val="000000"/>
            <w:sz w:val="20"/>
            <w:szCs w:val="20"/>
          </w:rPr>
          <w:t>Results</w:t>
        </w:r>
      </w:moveTo>
    </w:p>
    <w:p w14:paraId="384FCBF8" w14:textId="77777777" w:rsidR="00936BD9" w:rsidRPr="0027498E" w:rsidRDefault="00936BD9" w:rsidP="00936BD9">
      <w:pPr>
        <w:spacing w:after="120" w:line="480" w:lineRule="auto"/>
        <w:outlineLvl w:val="1"/>
        <w:rPr>
          <w:moveTo w:id="153" w:author="Revision" w:date="2026-05-09T00:57:00Z"/>
          <w:rFonts w:ascii="Arial" w:eastAsia="Times New Roman" w:hAnsi="Arial" w:cs="Arial"/>
          <w:i/>
          <w:sz w:val="20"/>
          <w:szCs w:val="24"/>
        </w:rPr>
      </w:pPr>
      <w:moveTo w:id="154" w:author="Revision" w:date="2026-05-09T00:57:00Z">
        <w:r w:rsidRPr="0027498E">
          <w:rPr>
            <w:rFonts w:ascii="Arial" w:eastAsia="Times New Roman" w:hAnsi="Arial" w:cs="Arial"/>
            <w:i/>
            <w:sz w:val="20"/>
            <w:szCs w:val="24"/>
          </w:rPr>
          <w:t>Potential antiviral treatment demand and mean deaths averted</w:t>
        </w:r>
      </w:moveTo>
    </w:p>
    <w:moveToRangeEnd w:id="151"/>
    <w:p w14:paraId="75C5E31D" w14:textId="1764FA3E" w:rsidR="00DF4009"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Under the</w:t>
      </w:r>
      <w:ins w:id="155" w:author="Revision" w:date="2026-05-09T00:57:00Z">
        <w:r w:rsidR="007B6B9B">
          <w:rPr>
            <w:rFonts w:ascii="Arial" w:eastAsia="Times New Roman" w:hAnsi="Arial" w:cs="Arial"/>
            <w:sz w:val="20"/>
            <w:szCs w:val="24"/>
          </w:rPr>
          <w:t xml:space="preserve"> idealised</w:t>
        </w:r>
      </w:ins>
      <w:r w:rsidRPr="0027498E">
        <w:rPr>
          <w:rFonts w:ascii="Arial" w:eastAsia="Times New Roman" w:hAnsi="Arial" w:cs="Arial"/>
          <w:sz w:val="20"/>
          <w:szCs w:val="24"/>
        </w:rPr>
        <w:t xml:space="preserve"> </w:t>
      </w:r>
      <w:r w:rsidR="00157719" w:rsidRPr="0027498E">
        <w:rPr>
          <w:rFonts w:ascii="Arial" w:eastAsia="Times New Roman" w:hAnsi="Arial" w:cs="Arial"/>
          <w:sz w:val="20"/>
          <w:szCs w:val="24"/>
        </w:rPr>
        <w:t xml:space="preserve">reference </w:t>
      </w:r>
      <w:r w:rsidRPr="0027498E">
        <w:rPr>
          <w:rFonts w:ascii="Arial" w:eastAsia="Times New Roman" w:hAnsi="Arial" w:cs="Arial"/>
          <w:sz w:val="20"/>
          <w:szCs w:val="24"/>
        </w:rPr>
        <w:t>scenario, we find that BXM broadly doubles the percentage of mean pandemic deaths averted relative to oseltamivir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1) with </w:t>
      </w:r>
      <w:del w:id="156" w:author="Revision" w:date="2026-05-09T00:57:00Z">
        <w:r w:rsidRPr="002764E8">
          <w:rPr>
            <w:rFonts w:ascii="Arial" w:eastAsia="Times New Roman" w:hAnsi="Arial" w:cs="Arial"/>
            <w:sz w:val="20"/>
            <w:szCs w:val="24"/>
          </w:rPr>
          <w:delText>less</w:delText>
        </w:r>
      </w:del>
      <w:ins w:id="157" w:author="Revision" w:date="2026-05-09T00:57:00Z">
        <w:r w:rsidR="005A7A84">
          <w:rPr>
            <w:rFonts w:ascii="Arial" w:eastAsia="Times New Roman" w:hAnsi="Arial" w:cs="Arial"/>
            <w:sz w:val="20"/>
            <w:szCs w:val="24"/>
          </w:rPr>
          <w:t>fewer</w:t>
        </w:r>
        <w:r w:rsidR="005A7A84" w:rsidRPr="0027498E">
          <w:rPr>
            <w:rFonts w:ascii="Arial" w:eastAsia="Times New Roman" w:hAnsi="Arial" w:cs="Arial"/>
            <w:sz w:val="20"/>
            <w:szCs w:val="24"/>
          </w:rPr>
          <w:t xml:space="preserve"> </w:t>
        </w:r>
        <w:r w:rsidR="00936BD9" w:rsidRPr="0027498E">
          <w:rPr>
            <w:rFonts w:ascii="Arial" w:eastAsia="Times New Roman" w:hAnsi="Arial" w:cs="Arial"/>
            <w:sz w:val="20"/>
            <w:szCs w:val="24"/>
          </w:rPr>
          <w:t>mean</w:t>
        </w:r>
      </w:ins>
      <w:r w:rsidRPr="0027498E">
        <w:rPr>
          <w:rFonts w:ascii="Arial" w:eastAsia="Times New Roman" w:hAnsi="Arial" w:cs="Arial"/>
          <w:sz w:val="20"/>
          <w:szCs w:val="24"/>
        </w:rPr>
        <w:t xml:space="preserve"> treatment courses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2) across all pandemic scenarios and countries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3). The median percentage of mean pandemic deaths averted across all countries depends on the severity of the </w:t>
      </w:r>
      <w:r w:rsidRPr="0027498E">
        <w:rPr>
          <w:rFonts w:ascii="Arial" w:eastAsia="Times New Roman" w:hAnsi="Arial" w:cs="Arial"/>
          <w:sz w:val="20"/>
          <w:szCs w:val="24"/>
        </w:rPr>
        <w:lastRenderedPageBreak/>
        <w:t>pandemic scenario. BXM could avert 68% of mean deaths in the relatively mild 2009 A/H1N1-like pandemic (interquartile range (IQR) = 62-100%; 13-34 deaths averted per million people) but only 48% in a 1968 A/H3N2-like pandemic (IQR = 45-52%; 194-329 mean deaths averted per million people), 37% in a COVID-19-like pandemic (IQR = 35-40%; 843-2,588 mean deaths averted per million people) and 44%  in a 1918 A/H1N1-like pandemic (IQR = 42-45%; 2,798-2,993 mean deaths averted per million people). The corresponding median mean per-capita demand of BXM is 7% for a 2009 A/H1N1-like pandemic (IQR = 5-11%; 410-902 million courses of BXM as per the estimated 8.2 billion world population in 2024</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hhmclupo7","properties":{"formattedCitation":"(29)","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(29)</w:t>
      </w:r>
      <w:r w:rsidRPr="0027498E">
        <w:rPr>
          <w:rFonts w:ascii="Arial" w:eastAsia="Times New Roman" w:hAnsi="Arial" w:cs="Arial"/>
          <w:sz w:val="20"/>
          <w:szCs w:val="24"/>
        </w:rPr>
        <w:fldChar w:fldCharType="end"/>
      </w:r>
      <w:r w:rsidRPr="0027498E">
        <w:rPr>
          <w:rFonts w:ascii="Arial" w:eastAsia="Times New Roman" w:hAnsi="Arial" w:cs="Arial"/>
          <w:sz w:val="20"/>
          <w:szCs w:val="24"/>
        </w:rPr>
        <w:t>), 24% for a 1968 A/H3N2-like pandemic (IQR = 21-25%; 1.7-2.0 billion courses), 34% for a COVID-19-like pandemic (IQR = 33-36%; 2.7-3.0 billion courses) and 28% for a 1918 A/H1N1-like pandemic (IQR = 25-29%; 2.0-2.4 billion courses). In contrast, oseltamivir averts median mean deaths by 35% (IQR = 31-41%), 27% (IQR = 26-28%), 23% (IQR = 23-24%) and 25% (IQR = 25-26%) for the 2009 A/H1N1-like, 1968 A/H3N2-like, COVID-19-like and 1918 A/H1N1-like influenza pandemics respectively</w:t>
      </w:r>
      <w:del w:id="158" w:author="Revision" w:date="2026-05-09T00:57:00Z">
        <w:r w:rsidRPr="002764E8">
          <w:rPr>
            <w:rFonts w:ascii="Arial" w:eastAsia="Times New Roman" w:hAnsi="Arial" w:cs="Arial"/>
            <w:sz w:val="20"/>
            <w:szCs w:val="24"/>
          </w:rPr>
          <w:delText>, while</w:delText>
        </w:r>
      </w:del>
      <w:ins w:id="159" w:author="Revision" w:date="2026-05-09T00:57:00Z">
        <w:r w:rsidR="00FE6F60">
          <w:rPr>
            <w:rFonts w:ascii="Arial" w:eastAsia="Times New Roman" w:hAnsi="Arial" w:cs="Arial"/>
            <w:sz w:val="20"/>
            <w:szCs w:val="24"/>
          </w:rPr>
          <w:t>.</w:t>
        </w:r>
        <w:r w:rsidR="00FE6F60" w:rsidRPr="0027498E">
          <w:rPr>
            <w:rFonts w:ascii="Arial" w:eastAsia="Times New Roman" w:hAnsi="Arial" w:cs="Arial"/>
            <w:sz w:val="20"/>
            <w:szCs w:val="24"/>
          </w:rPr>
          <w:t xml:space="preserve"> </w:t>
        </w:r>
        <w:r w:rsidR="00FE6F60">
          <w:rPr>
            <w:rFonts w:ascii="Arial" w:eastAsia="Times New Roman" w:hAnsi="Arial" w:cs="Arial"/>
            <w:sz w:val="20"/>
            <w:szCs w:val="24"/>
          </w:rPr>
          <w:t>Yet,</w:t>
        </w:r>
      </w:ins>
      <w:r w:rsidR="00FE6F60" w:rsidRPr="0027498E">
        <w:rPr>
          <w:rFonts w:ascii="Arial" w:eastAsia="Times New Roman" w:hAnsi="Arial" w:cs="Arial"/>
          <w:sz w:val="20"/>
          <w:szCs w:val="24"/>
        </w:rPr>
        <w:t xml:space="preserve"> </w:t>
      </w:r>
      <w:r w:rsidRPr="0027498E">
        <w:rPr>
          <w:rFonts w:ascii="Arial" w:eastAsia="Times New Roman" w:hAnsi="Arial" w:cs="Arial"/>
          <w:sz w:val="20"/>
          <w:szCs w:val="24"/>
        </w:rPr>
        <w:t>the median mean oseltamivir demand is ~</w:t>
      </w:r>
      <w:r w:rsidR="002653D2">
        <w:rPr>
          <w:rFonts w:ascii="Arial" w:eastAsia="Times New Roman" w:hAnsi="Arial" w:cs="Arial"/>
          <w:sz w:val="20"/>
          <w:szCs w:val="24"/>
        </w:rPr>
        <w:t>5</w:t>
      </w:r>
      <w:r w:rsidRPr="0027498E">
        <w:rPr>
          <w:rFonts w:ascii="Arial" w:eastAsia="Times New Roman" w:hAnsi="Arial" w:cs="Arial"/>
          <w:sz w:val="20"/>
          <w:szCs w:val="24"/>
        </w:rPr>
        <w:t>-</w:t>
      </w:r>
      <w:r w:rsidR="002653D2">
        <w:rPr>
          <w:rFonts w:ascii="Arial" w:eastAsia="Times New Roman" w:hAnsi="Arial" w:cs="Arial"/>
          <w:sz w:val="20"/>
          <w:szCs w:val="24"/>
        </w:rPr>
        <w:t>10</w:t>
      </w:r>
      <w:r w:rsidRPr="0027498E">
        <w:rPr>
          <w:rFonts w:ascii="Arial" w:eastAsia="Times New Roman" w:hAnsi="Arial" w:cs="Arial"/>
          <w:sz w:val="20"/>
          <w:szCs w:val="24"/>
        </w:rPr>
        <w:t xml:space="preserve">% greater than BXM, correspondingly amounting to 32% (IQR = 28-33%; 2.3-2.7 billion courses of oseltamivir), 28% (IQR = 25-30%; 2.0-2.5 billion courses), 36% (IQR = 35-37%; 2.9-3.0 billion courses) and 32% (IQR = 28-33%; 2.3-2.7 billion courses) per-capita for the four pandemic scenarios. </w:t>
      </w:r>
    </w:p>
    <w:p w14:paraId="1D676BAA" w14:textId="4ECC7F7C" w:rsidR="00F31A5B"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At the country level, owing to their generally younger demography, the potential per-capita mean impact on disease burden by either antiviral is lower in lower-middle and low income countries while requiring up to four times more treatment courses relative to high income countries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3), except for the COVID-19-like pandemic scenario which, unlike historical influenza pandemics, impacted younger individuals to a lesser extent owing to their lower susceptibility to SARS-CoV-2 infection, and in turn, reducing the estimated mean antiviral treatment demand in lower income countries. </w:t>
      </w:r>
      <w:r w:rsidR="00C96A8C" w:rsidRPr="0027498E">
        <w:rPr>
          <w:rFonts w:ascii="Arial" w:eastAsia="Times New Roman" w:hAnsi="Arial" w:cs="Arial"/>
          <w:sz w:val="20"/>
          <w:szCs w:val="24"/>
        </w:rPr>
        <w:t>Table S</w:t>
      </w:r>
      <w:r w:rsidRPr="0027498E">
        <w:rPr>
          <w:rFonts w:ascii="Arial" w:eastAsia="Times New Roman" w:hAnsi="Arial" w:cs="Arial"/>
          <w:sz w:val="20"/>
          <w:szCs w:val="24"/>
        </w:rPr>
        <w:t xml:space="preserve">3 tabulates the estimated </w:t>
      </w:r>
      <w:r w:rsidR="00FC3D96"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treatment demand, mean rapid testing demand and the corresponding mean deaths averted for each individual country across all four simulated pandemic scenarios.  </w:t>
      </w:r>
    </w:p>
    <w:p w14:paraId="199C2C6C" w14:textId="276D181B" w:rsidR="00646652" w:rsidRPr="0027498E" w:rsidRDefault="00DF4009" w:rsidP="00F62BD2">
      <w:pPr>
        <w:spacing w:after="120" w:line="480" w:lineRule="auto"/>
        <w:rPr>
          <w:ins w:id="160" w:author="Revision" w:date="2026-05-09T00:57:00Z"/>
          <w:rFonts w:ascii="Arial" w:eastAsia="Times New Roman" w:hAnsi="Arial" w:cs="Arial"/>
          <w:sz w:val="20"/>
          <w:szCs w:val="24"/>
        </w:rPr>
      </w:pPr>
      <w:r w:rsidRPr="0027498E">
        <w:rPr>
          <w:rFonts w:ascii="Arial" w:eastAsia="Times New Roman" w:hAnsi="Arial" w:cs="Arial"/>
          <w:sz w:val="20"/>
          <w:szCs w:val="24"/>
        </w:rPr>
        <w:lastRenderedPageBreak/>
        <w:t xml:space="preserve">We also performed sensitivity analyses to account for uncertainty surrounding </w:t>
      </w:r>
      <w:del w:id="161" w:author="Revision" w:date="2026-05-09T00:57:00Z">
        <w:r w:rsidRPr="002764E8">
          <w:rPr>
            <w:rFonts w:ascii="Arial" w:eastAsia="Times New Roman" w:hAnsi="Arial" w:cs="Arial"/>
            <w:sz w:val="20"/>
            <w:szCs w:val="24"/>
          </w:rPr>
          <w:delText xml:space="preserve">two </w:delText>
        </w:r>
      </w:del>
      <w:r w:rsidRPr="0027498E">
        <w:rPr>
          <w:rFonts w:ascii="Arial" w:eastAsia="Times New Roman" w:hAnsi="Arial" w:cs="Arial"/>
          <w:sz w:val="20"/>
          <w:szCs w:val="24"/>
        </w:rPr>
        <w:t xml:space="preserve">key parameters, including: </w:t>
      </w:r>
      <w:r w:rsidR="00936BD9" w:rsidRPr="0027498E">
        <w:rPr>
          <w:rFonts w:ascii="Arial" w:eastAsia="Times New Roman" w:hAnsi="Arial" w:cs="Arial"/>
          <w:sz w:val="20"/>
          <w:szCs w:val="24"/>
        </w:rPr>
        <w:t>(1</w:t>
      </w:r>
      <w:ins w:id="162" w:author="Revision" w:date="2026-05-09T00:57:00Z">
        <w:r w:rsidR="00936BD9" w:rsidRPr="0027498E">
          <w:rPr>
            <w:rFonts w:ascii="Arial" w:eastAsia="Times New Roman" w:hAnsi="Arial" w:cs="Arial"/>
            <w:sz w:val="20"/>
            <w:szCs w:val="24"/>
          </w:rPr>
          <w:t>)</w:t>
        </w:r>
        <w:r w:rsidR="00646652" w:rsidRPr="0027498E">
          <w:rPr>
            <w:rFonts w:ascii="Arial" w:eastAsia="Times New Roman" w:hAnsi="Arial" w:cs="Arial"/>
            <w:sz w:val="20"/>
            <w:szCs w:val="24"/>
          </w:rPr>
          <w:t xml:space="preserve"> parameters simulating</w:t>
        </w:r>
        <w:r w:rsidR="00936BD9" w:rsidRPr="0027498E">
          <w:rPr>
            <w:rFonts w:ascii="Arial" w:eastAsia="Times New Roman" w:hAnsi="Arial" w:cs="Arial"/>
            <w:sz w:val="20"/>
            <w:szCs w:val="24"/>
          </w:rPr>
          <w:t xml:space="preserve"> </w:t>
        </w:r>
        <w:r w:rsidR="006B5244" w:rsidRPr="0027498E">
          <w:rPr>
            <w:rFonts w:ascii="Arial" w:eastAsia="Times New Roman" w:hAnsi="Arial" w:cs="Arial"/>
            <w:sz w:val="20"/>
            <w:szCs w:val="24"/>
          </w:rPr>
          <w:t>within-host viral dynamics</w:t>
        </w:r>
        <w:r w:rsidR="00936BD9" w:rsidRPr="0027498E">
          <w:rPr>
            <w:rFonts w:ascii="Arial" w:eastAsia="Times New Roman" w:hAnsi="Arial" w:cs="Arial"/>
            <w:sz w:val="20"/>
            <w:szCs w:val="24"/>
          </w:rPr>
          <w:t xml:space="preserve">, </w:t>
        </w:r>
        <w:r w:rsidRPr="0027498E">
          <w:rPr>
            <w:rFonts w:ascii="Arial" w:eastAsia="Times New Roman" w:hAnsi="Arial" w:cs="Arial"/>
            <w:sz w:val="20"/>
            <w:szCs w:val="24"/>
          </w:rPr>
          <w:t>(</w:t>
        </w:r>
        <w:r w:rsidR="00936BD9" w:rsidRPr="0027498E">
          <w:rPr>
            <w:rFonts w:ascii="Arial" w:eastAsia="Times New Roman" w:hAnsi="Arial" w:cs="Arial"/>
            <w:sz w:val="20"/>
            <w:szCs w:val="24"/>
          </w:rPr>
          <w:t>2</w:t>
        </w:r>
      </w:ins>
      <w:r w:rsidRPr="0027498E">
        <w:rPr>
          <w:rFonts w:ascii="Arial" w:eastAsia="Times New Roman" w:hAnsi="Arial" w:cs="Arial"/>
          <w:sz w:val="20"/>
          <w:szCs w:val="24"/>
        </w:rPr>
        <w:t xml:space="preserve">) transmission risk reduction by BXM where the 95% confidence interval was estimated at 12-45%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{"citationID":"a1i1hab02mm","properties":{"formattedCitation":"(7)","plainCitation":"(7)","noteIndex":0},"citationItems":[{"id":288,"uris":["http://zotero.org/users/9596130/items/HVVT3WY6"],"itemData":{"id":288,"type":"article-journal","container-title":"New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and (</w:t>
      </w:r>
      <w:del w:id="163" w:author="Revision" w:date="2026-05-09T00:57:00Z">
        <w:r w:rsidRPr="002764E8">
          <w:rPr>
            <w:rFonts w:ascii="Arial" w:eastAsia="Times New Roman" w:hAnsi="Arial" w:cs="Arial"/>
            <w:sz w:val="20"/>
            <w:szCs w:val="24"/>
          </w:rPr>
          <w:delText>2) the probability of asymptomatic infection, which we varied between 0.05 and 0.40. With</w:delText>
        </w:r>
      </w:del>
      <w:ins w:id="164" w:author="Revision" w:date="2026-05-09T00:57:00Z">
        <w:r w:rsidR="00936BD9" w:rsidRPr="0027498E">
          <w:rPr>
            <w:rFonts w:ascii="Arial" w:eastAsia="Times New Roman" w:hAnsi="Arial" w:cs="Arial"/>
            <w:sz w:val="20"/>
            <w:szCs w:val="24"/>
          </w:rPr>
          <w:t>3</w:t>
        </w:r>
        <w:r w:rsidRPr="0027498E">
          <w:rPr>
            <w:rFonts w:ascii="Arial" w:eastAsia="Times New Roman" w:hAnsi="Arial" w:cs="Arial"/>
            <w:sz w:val="20"/>
            <w:szCs w:val="24"/>
          </w:rPr>
          <w:t xml:space="preserve">) the probability of asymptomatic infection, which we varied between 0.05 and 0.40. </w:t>
        </w:r>
        <w:r w:rsidR="00646652" w:rsidRPr="0027498E">
          <w:rPr>
            <w:rFonts w:ascii="Arial" w:eastAsia="Times New Roman" w:hAnsi="Arial" w:cs="Arial"/>
            <w:sz w:val="20"/>
            <w:szCs w:val="24"/>
          </w:rPr>
          <w:t>First,</w:t>
        </w:r>
        <w:r w:rsidR="00034552">
          <w:rPr>
            <w:rFonts w:ascii="Arial" w:eastAsia="Times New Roman" w:hAnsi="Arial" w:cs="Arial"/>
            <w:sz w:val="20"/>
            <w:szCs w:val="24"/>
          </w:rPr>
          <w:t xml:space="preserve"> our deterministic modelling framework estimate</w:t>
        </w:r>
        <w:r w:rsidR="000C1AD9">
          <w:rPr>
            <w:rFonts w:ascii="Arial" w:eastAsia="Times New Roman" w:hAnsi="Arial" w:cs="Arial"/>
            <w:sz w:val="20"/>
            <w:szCs w:val="24"/>
          </w:rPr>
          <w:t>d</w:t>
        </w:r>
        <w:r w:rsidR="00034552">
          <w:rPr>
            <w:rFonts w:ascii="Arial" w:eastAsia="Times New Roman" w:hAnsi="Arial" w:cs="Arial"/>
            <w:sz w:val="20"/>
            <w:szCs w:val="24"/>
          </w:rPr>
          <w:t xml:space="preserve"> the mean impact and demand of antiviral distribution and in doing so, we had</w:t>
        </w:r>
        <w:r w:rsidR="00525752" w:rsidRPr="0027498E">
          <w:rPr>
            <w:rFonts w:ascii="Arial" w:eastAsia="Times New Roman" w:hAnsi="Arial" w:cs="Arial"/>
            <w:sz w:val="20"/>
            <w:szCs w:val="24"/>
          </w:rPr>
          <w:t xml:space="preserve"> generated maximum likelihood estimates of</w:t>
        </w:r>
        <w:r w:rsidR="00646652" w:rsidRPr="0027498E">
          <w:rPr>
            <w:rFonts w:ascii="Arial" w:eastAsia="Times New Roman" w:hAnsi="Arial" w:cs="Arial"/>
            <w:sz w:val="20"/>
            <w:szCs w:val="24"/>
          </w:rPr>
          <w:t xml:space="preserve"> within-host parameters</w:t>
        </w:r>
        <w:r w:rsidR="00525752" w:rsidRPr="0027498E">
          <w:rPr>
            <w:rFonts w:ascii="Arial" w:eastAsia="Times New Roman" w:hAnsi="Arial" w:cs="Arial"/>
            <w:sz w:val="20"/>
            <w:szCs w:val="24"/>
          </w:rPr>
          <w:t xml:space="preserve"> based on</w:t>
        </w:r>
        <w:r w:rsidR="0027498E">
          <w:rPr>
            <w:rFonts w:ascii="Arial" w:eastAsia="Times New Roman" w:hAnsi="Arial" w:cs="Arial"/>
            <w:sz w:val="20"/>
            <w:szCs w:val="24"/>
          </w:rPr>
          <w:t xml:space="preserve"> clinical trial data </w:t>
        </w:r>
        <w:r w:rsidR="0027498E">
          <w:rPr>
            <w:rFonts w:ascii="Arial" w:eastAsia="Times New Roman" w:hAnsi="Arial" w:cs="Arial"/>
            <w:sz w:val="20"/>
            <w:szCs w:val="24"/>
          </w:rPr>
          <w:fldChar w:fldCharType="begin"/>
        </w:r>
        <w:r w:rsidR="0027498E">
          <w:rPr>
            <w:rFonts w:ascii="Arial" w:eastAsia="Times New Roman" w:hAnsi="Arial" w:cs="Arial"/>
            <w:sz w:val="20"/>
            <w:szCs w:val="24"/>
          </w:rPr>
          <w:instrText xml:space="preserve"> ADDIN ZOTERO_ITEM CSL_CITATION {"citationID":"OJRjzhhB","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27498E">
          <w:rPr>
            <w:rFonts w:ascii="Arial" w:eastAsia="Times New Roman" w:hAnsi="Arial" w:cs="Arial"/>
            <w:sz w:val="20"/>
            <w:szCs w:val="24"/>
          </w:rPr>
          <w:fldChar w:fldCharType="separate"/>
        </w:r>
        <w:r w:rsidR="0027498E">
          <w:rPr>
            <w:rFonts w:ascii="Arial" w:eastAsia="Times New Roman" w:hAnsi="Arial" w:cs="Arial"/>
            <w:noProof/>
            <w:sz w:val="20"/>
            <w:szCs w:val="24"/>
          </w:rPr>
          <w:t>(6)</w:t>
        </w:r>
        <w:r w:rsidR="0027498E">
          <w:rPr>
            <w:rFonts w:ascii="Arial" w:eastAsia="Times New Roman" w:hAnsi="Arial" w:cs="Arial"/>
            <w:sz w:val="20"/>
            <w:szCs w:val="24"/>
          </w:rPr>
          <w:fldChar w:fldCharType="end"/>
        </w:r>
        <w:r w:rsidR="007B6B9B">
          <w:rPr>
            <w:rFonts w:ascii="Arial" w:eastAsia="Times New Roman" w:hAnsi="Arial" w:cs="Arial"/>
            <w:sz w:val="20"/>
            <w:szCs w:val="24"/>
          </w:rPr>
          <w:t>.</w:t>
        </w:r>
        <w:r w:rsidR="00525752" w:rsidRPr="0027498E">
          <w:rPr>
            <w:rFonts w:ascii="Arial" w:eastAsia="Times New Roman" w:hAnsi="Arial" w:cs="Arial"/>
            <w:sz w:val="20"/>
            <w:szCs w:val="24"/>
          </w:rPr>
          <w:t xml:space="preserve"> </w:t>
        </w:r>
        <w:r w:rsidR="0027498E">
          <w:rPr>
            <w:rFonts w:ascii="Arial" w:eastAsia="Times New Roman" w:hAnsi="Arial" w:cs="Arial"/>
            <w:sz w:val="20"/>
            <w:szCs w:val="24"/>
          </w:rPr>
          <w:t>However, there was considerable variability in changes to viral titers as a result of BXM or OSL administration</w:t>
        </w:r>
        <w:r w:rsidR="00D10F33">
          <w:rPr>
            <w:rFonts w:ascii="Arial" w:eastAsia="Times New Roman" w:hAnsi="Arial" w:cs="Arial"/>
            <w:sz w:val="20"/>
            <w:szCs w:val="24"/>
          </w:rPr>
          <w:t xml:space="preserve"> in the clinical trial</w:t>
        </w:r>
        <w:r w:rsidR="0027498E">
          <w:rPr>
            <w:rFonts w:ascii="Arial" w:eastAsia="Times New Roman" w:hAnsi="Arial" w:cs="Arial"/>
            <w:sz w:val="20"/>
            <w:szCs w:val="24"/>
          </w:rPr>
          <w:t>.</w:t>
        </w:r>
        <w:r w:rsidR="00D10F33">
          <w:rPr>
            <w:rFonts w:ascii="Arial" w:eastAsia="Times New Roman" w:hAnsi="Arial" w:cs="Arial"/>
            <w:sz w:val="20"/>
            <w:szCs w:val="24"/>
          </w:rPr>
          <w:t xml:space="preserve"> To account </w:t>
        </w:r>
        <w:r w:rsidR="007B6B9B">
          <w:rPr>
            <w:rFonts w:ascii="Arial" w:eastAsia="Times New Roman" w:hAnsi="Arial" w:cs="Arial"/>
            <w:sz w:val="20"/>
            <w:szCs w:val="24"/>
          </w:rPr>
          <w:t>for</w:t>
        </w:r>
        <w:r w:rsidR="00D10F33">
          <w:rPr>
            <w:rFonts w:ascii="Arial" w:eastAsia="Times New Roman" w:hAnsi="Arial" w:cs="Arial"/>
            <w:sz w:val="20"/>
            <w:szCs w:val="24"/>
          </w:rPr>
          <w:t xml:space="preserve"> this variability, w</w:t>
        </w:r>
        <w:r w:rsidR="0027498E">
          <w:rPr>
            <w:rFonts w:ascii="Arial" w:eastAsia="Times New Roman" w:hAnsi="Arial" w:cs="Arial"/>
            <w:sz w:val="20"/>
            <w:szCs w:val="24"/>
          </w:rPr>
          <w:t>e performed Bayesian Markov Chain Monte Carlo sampling to obtain a posterior distribution of within-host parameters, fitted jointly to the viral load data observed in placebo, BXM and OSL arms in the clinical trial</w:t>
        </w:r>
        <w:r w:rsidR="00C96CE4">
          <w:rPr>
            <w:rFonts w:ascii="Arial" w:eastAsia="Times New Roman" w:hAnsi="Arial" w:cs="Arial"/>
            <w:sz w:val="20"/>
            <w:szCs w:val="24"/>
          </w:rPr>
          <w:t xml:space="preserve"> (see SI Appendix)</w:t>
        </w:r>
        <w:r w:rsidR="0027498E">
          <w:rPr>
            <w:rFonts w:ascii="Arial" w:eastAsia="Times New Roman" w:hAnsi="Arial" w:cs="Arial"/>
            <w:sz w:val="20"/>
            <w:szCs w:val="24"/>
          </w:rPr>
          <w:t>.</w:t>
        </w:r>
        <w:r w:rsidR="007B6B9B">
          <w:rPr>
            <w:rFonts w:ascii="Arial" w:eastAsia="Times New Roman" w:hAnsi="Arial" w:cs="Arial"/>
            <w:sz w:val="20"/>
            <w:szCs w:val="24"/>
          </w:rPr>
          <w:t xml:space="preserve"> W</w:t>
        </w:r>
        <w:r w:rsidR="00C96CE4">
          <w:rPr>
            <w:rFonts w:ascii="Arial" w:eastAsia="Times New Roman" w:hAnsi="Arial" w:cs="Arial"/>
            <w:sz w:val="20"/>
            <w:szCs w:val="24"/>
          </w:rPr>
          <w:t xml:space="preserve">e then propagated </w:t>
        </w:r>
        <w:r w:rsidR="00034552">
          <w:rPr>
            <w:rFonts w:ascii="Arial" w:eastAsia="Times New Roman" w:hAnsi="Arial" w:cs="Arial"/>
            <w:sz w:val="20"/>
            <w:szCs w:val="24"/>
          </w:rPr>
          <w:t>the</w:t>
        </w:r>
        <w:r w:rsidR="00C96CE4">
          <w:rPr>
            <w:rFonts w:ascii="Arial" w:eastAsia="Times New Roman" w:hAnsi="Arial" w:cs="Arial"/>
            <w:sz w:val="20"/>
            <w:szCs w:val="24"/>
          </w:rPr>
          <w:t xml:space="preserve"> posterior draws</w:t>
        </w:r>
        <w:r w:rsidR="00034552">
          <w:rPr>
            <w:rFonts w:ascii="Arial" w:eastAsia="Times New Roman" w:hAnsi="Arial" w:cs="Arial"/>
            <w:sz w:val="20"/>
            <w:szCs w:val="24"/>
          </w:rPr>
          <w:t xml:space="preserve"> (n=500)</w:t>
        </w:r>
        <w:r w:rsidR="00C96CE4">
          <w:rPr>
            <w:rFonts w:ascii="Arial" w:eastAsia="Times New Roman" w:hAnsi="Arial" w:cs="Arial"/>
            <w:sz w:val="20"/>
            <w:szCs w:val="24"/>
          </w:rPr>
          <w:t xml:space="preserve"> to the between-host transmission model, simulating for the distribution of BXM and OSL</w:t>
        </w:r>
        <w:r w:rsidR="00C62C91">
          <w:rPr>
            <w:rFonts w:ascii="Arial" w:eastAsia="Times New Roman" w:hAnsi="Arial" w:cs="Arial"/>
            <w:sz w:val="20"/>
            <w:szCs w:val="24"/>
          </w:rPr>
          <w:t xml:space="preserve"> in the United States</w:t>
        </w:r>
        <w:r w:rsidR="00C96CE4">
          <w:rPr>
            <w:rFonts w:ascii="Arial" w:eastAsia="Times New Roman" w:hAnsi="Arial" w:cs="Arial"/>
            <w:sz w:val="20"/>
            <w:szCs w:val="24"/>
          </w:rPr>
          <w:t xml:space="preserve"> under the reference pandemic scenarios.</w:t>
        </w:r>
        <w:r w:rsidR="00AE1793">
          <w:rPr>
            <w:rFonts w:ascii="Arial" w:eastAsia="Times New Roman" w:hAnsi="Arial" w:cs="Arial"/>
            <w:sz w:val="20"/>
            <w:szCs w:val="24"/>
          </w:rPr>
          <w:t xml:space="preserve"> </w:t>
        </w:r>
        <w:r w:rsidR="00F62BD2" w:rsidRPr="00F62BD2">
          <w:rPr>
            <w:rFonts w:ascii="Arial" w:eastAsia="Times New Roman" w:hAnsi="Arial" w:cs="Arial"/>
            <w:sz w:val="20"/>
            <w:szCs w:val="24"/>
          </w:rPr>
          <w:t xml:space="preserve">BXM showed wider </w:t>
        </w:r>
        <w:r w:rsidR="00F62BD2">
          <w:rPr>
            <w:rFonts w:ascii="Arial" w:eastAsia="Times New Roman" w:hAnsi="Arial" w:cs="Arial"/>
            <w:sz w:val="20"/>
            <w:szCs w:val="24"/>
          </w:rPr>
          <w:t xml:space="preserve">95% </w:t>
        </w:r>
        <w:r w:rsidR="00F62BD2" w:rsidRPr="00F62BD2">
          <w:rPr>
            <w:rFonts w:ascii="Arial" w:eastAsia="Times New Roman" w:hAnsi="Arial" w:cs="Arial"/>
            <w:sz w:val="20"/>
            <w:szCs w:val="24"/>
          </w:rPr>
          <w:t xml:space="preserve">credible intervals in </w:t>
        </w:r>
        <w:r w:rsidR="00F62BD2">
          <w:rPr>
            <w:rFonts w:ascii="Arial" w:eastAsia="Times New Roman" w:hAnsi="Arial" w:cs="Arial"/>
            <w:sz w:val="20"/>
            <w:szCs w:val="24"/>
          </w:rPr>
          <w:t>mean</w:t>
        </w:r>
        <w:r w:rsidR="00F62BD2" w:rsidRPr="00F62BD2">
          <w:rPr>
            <w:rFonts w:ascii="Arial" w:eastAsia="Times New Roman" w:hAnsi="Arial" w:cs="Arial"/>
            <w:sz w:val="20"/>
            <w:szCs w:val="24"/>
          </w:rPr>
          <w:t xml:space="preserve"> percentage of deaths averted for the relatively less severe pandemics (A/H3N2-like and 2009 A/H1N1-like) compared to the</w:t>
        </w:r>
        <w:r w:rsidR="00F62BD2">
          <w:rPr>
            <w:rFonts w:ascii="Segoe UI Symbol" w:eastAsia="Times New Roman" w:hAnsi="Segoe UI Symbol" w:cs="Segoe UI Symbol"/>
            <w:sz w:val="20"/>
            <w:szCs w:val="24"/>
          </w:rPr>
          <w:t xml:space="preserve"> </w:t>
        </w:r>
        <w:r w:rsidR="00F62BD2" w:rsidRPr="00F62BD2">
          <w:rPr>
            <w:rFonts w:ascii="Arial" w:eastAsia="Times New Roman" w:hAnsi="Arial" w:cs="Arial"/>
            <w:sz w:val="20"/>
            <w:szCs w:val="24"/>
          </w:rPr>
          <w:t>more severe scenarios (1918 A/H1N1-like and COVID-19-like)</w:t>
        </w:r>
        <w:r w:rsidR="008F24BE">
          <w:rPr>
            <w:rFonts w:ascii="Arial" w:eastAsia="Times New Roman" w:hAnsi="Arial" w:cs="Arial"/>
            <w:sz w:val="20"/>
            <w:szCs w:val="24"/>
          </w:rPr>
          <w:t xml:space="preserve"> (Table S</w:t>
        </w:r>
        <w:r w:rsidR="004918BE">
          <w:rPr>
            <w:rFonts w:ascii="Arial" w:eastAsia="Times New Roman" w:hAnsi="Arial" w:cs="Arial"/>
            <w:sz w:val="20"/>
            <w:szCs w:val="24"/>
          </w:rPr>
          <w:t>4</w:t>
        </w:r>
        <w:r w:rsidR="008F24BE">
          <w:rPr>
            <w:rFonts w:ascii="Arial" w:eastAsia="Times New Roman" w:hAnsi="Arial" w:cs="Arial"/>
            <w:sz w:val="20"/>
            <w:szCs w:val="24"/>
          </w:rPr>
          <w:t>)</w:t>
        </w:r>
        <w:r w:rsidR="00AE1793">
          <w:rPr>
            <w:rFonts w:ascii="Arial" w:eastAsia="Times New Roman" w:hAnsi="Arial" w:cs="Arial"/>
            <w:sz w:val="20"/>
            <w:szCs w:val="24"/>
          </w:rPr>
          <w:t xml:space="preserve">. </w:t>
        </w:r>
        <w:r w:rsidR="00F62BD2">
          <w:rPr>
            <w:rFonts w:ascii="Arial" w:eastAsia="Times New Roman" w:hAnsi="Arial" w:cs="Arial"/>
            <w:sz w:val="20"/>
            <w:szCs w:val="24"/>
          </w:rPr>
          <w:t xml:space="preserve">While </w:t>
        </w:r>
        <w:r w:rsidR="00AE1793" w:rsidRPr="00AE1793">
          <w:rPr>
            <w:rFonts w:ascii="Arial" w:eastAsia="Times New Roman" w:hAnsi="Arial" w:cs="Arial"/>
            <w:sz w:val="20"/>
            <w:szCs w:val="24"/>
          </w:rPr>
          <w:t>credible intervals overlapped</w:t>
        </w:r>
        <w:r w:rsidR="003E462A">
          <w:rPr>
            <w:rFonts w:ascii="Arial" w:eastAsia="Times New Roman" w:hAnsi="Arial" w:cs="Arial"/>
            <w:sz w:val="20"/>
            <w:szCs w:val="24"/>
          </w:rPr>
          <w:t xml:space="preserve"> between BXM and OSL</w:t>
        </w:r>
        <w:r w:rsidR="00B377F4">
          <w:rPr>
            <w:rFonts w:ascii="Arial" w:eastAsia="Times New Roman" w:hAnsi="Arial" w:cs="Arial"/>
            <w:sz w:val="20"/>
            <w:szCs w:val="24"/>
          </w:rPr>
          <w:t xml:space="preserve"> in all instances</w:t>
        </w:r>
        <w:r w:rsidR="003E462A">
          <w:rPr>
            <w:rFonts w:ascii="Arial" w:eastAsia="Times New Roman" w:hAnsi="Arial" w:cs="Arial"/>
            <w:sz w:val="20"/>
            <w:szCs w:val="24"/>
          </w:rPr>
          <w:t>,</w:t>
        </w:r>
        <w:r w:rsidR="007B6B9B">
          <w:rPr>
            <w:rFonts w:ascii="Arial" w:eastAsia="Times New Roman" w:hAnsi="Arial" w:cs="Arial"/>
            <w:sz w:val="20"/>
            <w:szCs w:val="24"/>
          </w:rPr>
          <w:t xml:space="preserve"> </w:t>
        </w:r>
        <w:r w:rsidR="00115B41">
          <w:rPr>
            <w:rFonts w:ascii="Arial" w:eastAsia="Times New Roman" w:hAnsi="Arial" w:cs="Arial"/>
            <w:sz w:val="20"/>
            <w:szCs w:val="24"/>
          </w:rPr>
          <w:t xml:space="preserve">BXM exhibited non-trivial impact on deaths averted (i.e. more than zero) </w:t>
        </w:r>
        <w:r w:rsidR="00F62BD2">
          <w:rPr>
            <w:rFonts w:ascii="Arial" w:eastAsia="Times New Roman" w:hAnsi="Arial" w:cs="Arial"/>
            <w:sz w:val="20"/>
            <w:szCs w:val="24"/>
          </w:rPr>
          <w:t>for</w:t>
        </w:r>
        <w:r w:rsidR="00115B41">
          <w:rPr>
            <w:rFonts w:ascii="Arial" w:eastAsia="Times New Roman" w:hAnsi="Arial" w:cs="Arial"/>
            <w:sz w:val="20"/>
            <w:szCs w:val="24"/>
          </w:rPr>
          <w:t xml:space="preserve"> all simulated pandemic scenarios and</w:t>
        </w:r>
        <w:r w:rsidR="00AE1793" w:rsidRPr="00AE1793">
          <w:rPr>
            <w:rFonts w:ascii="Arial" w:eastAsia="Times New Roman" w:hAnsi="Arial" w:cs="Arial"/>
            <w:sz w:val="20"/>
            <w:szCs w:val="24"/>
          </w:rPr>
          <w:t xml:space="preserve"> skew</w:t>
        </w:r>
        <w:r w:rsidR="005A7A84">
          <w:rPr>
            <w:rFonts w:ascii="Arial" w:eastAsia="Times New Roman" w:hAnsi="Arial" w:cs="Arial"/>
            <w:sz w:val="20"/>
            <w:szCs w:val="24"/>
          </w:rPr>
          <w:t>ed</w:t>
        </w:r>
        <w:r w:rsidR="00AE1793" w:rsidRPr="00AE1793">
          <w:rPr>
            <w:rFonts w:ascii="Arial" w:eastAsia="Times New Roman" w:hAnsi="Arial" w:cs="Arial"/>
            <w:sz w:val="20"/>
            <w:szCs w:val="24"/>
          </w:rPr>
          <w:t xml:space="preserve"> toward higher</w:t>
        </w:r>
        <w:r w:rsidR="00AE1793">
          <w:rPr>
            <w:rFonts w:ascii="Arial" w:eastAsia="Times New Roman" w:hAnsi="Arial" w:cs="Arial"/>
            <w:sz w:val="20"/>
            <w:szCs w:val="24"/>
          </w:rPr>
          <w:t xml:space="preserve"> mean</w:t>
        </w:r>
        <w:r w:rsidR="00AE1793" w:rsidRPr="00AE1793">
          <w:rPr>
            <w:rFonts w:ascii="Arial" w:eastAsia="Times New Roman" w:hAnsi="Arial" w:cs="Arial"/>
            <w:sz w:val="20"/>
            <w:szCs w:val="24"/>
          </w:rPr>
          <w:t xml:space="preserve"> percentages deaths averted, suggestin</w:t>
        </w:r>
        <w:r w:rsidR="005A7A84">
          <w:rPr>
            <w:rFonts w:ascii="Arial" w:eastAsia="Times New Roman" w:hAnsi="Arial" w:cs="Arial"/>
            <w:sz w:val="20"/>
            <w:szCs w:val="24"/>
          </w:rPr>
          <w:t>g</w:t>
        </w:r>
        <w:r w:rsidR="00AE1793" w:rsidRPr="00AE1793">
          <w:rPr>
            <w:rFonts w:ascii="Arial" w:eastAsia="Times New Roman" w:hAnsi="Arial" w:cs="Arial"/>
            <w:sz w:val="20"/>
            <w:szCs w:val="24"/>
          </w:rPr>
          <w:t xml:space="preserve"> greater </w:t>
        </w:r>
        <w:r w:rsidR="007B6B9B">
          <w:rPr>
            <w:rFonts w:ascii="Arial" w:eastAsia="Times New Roman" w:hAnsi="Arial" w:cs="Arial"/>
            <w:sz w:val="20"/>
            <w:szCs w:val="24"/>
          </w:rPr>
          <w:t>impact</w:t>
        </w:r>
        <w:r w:rsidR="00AE1793" w:rsidRPr="00AE1793">
          <w:rPr>
            <w:rFonts w:ascii="Arial" w:eastAsia="Times New Roman" w:hAnsi="Arial" w:cs="Arial"/>
            <w:sz w:val="20"/>
            <w:szCs w:val="24"/>
          </w:rPr>
          <w:t xml:space="preserve"> </w:t>
        </w:r>
        <w:r w:rsidR="00AE1793">
          <w:rPr>
            <w:rFonts w:ascii="Arial" w:eastAsia="Times New Roman" w:hAnsi="Arial" w:cs="Arial"/>
            <w:sz w:val="20"/>
            <w:szCs w:val="24"/>
          </w:rPr>
          <w:t>in spite of</w:t>
        </w:r>
        <w:r w:rsidR="00AE1793" w:rsidRPr="00AE1793">
          <w:rPr>
            <w:rFonts w:ascii="Arial" w:eastAsia="Times New Roman" w:hAnsi="Arial" w:cs="Arial"/>
            <w:sz w:val="20"/>
            <w:szCs w:val="24"/>
          </w:rPr>
          <w:t xml:space="preserve"> the uncertainty.</w:t>
        </w:r>
        <w:r w:rsidR="00AE1793">
          <w:rPr>
            <w:rFonts w:ascii="Arial" w:eastAsia="Times New Roman" w:hAnsi="Arial" w:cs="Arial"/>
            <w:sz w:val="20"/>
            <w:szCs w:val="24"/>
          </w:rPr>
          <w:t xml:space="preserve"> </w:t>
        </w:r>
        <w:r w:rsidR="00C62C91">
          <w:rPr>
            <w:rFonts w:ascii="Arial" w:eastAsia="Times New Roman" w:hAnsi="Arial" w:cs="Arial"/>
            <w:sz w:val="20"/>
            <w:szCs w:val="24"/>
          </w:rPr>
          <w:t xml:space="preserve"> </w:t>
        </w:r>
        <w:r w:rsidR="00C96CE4">
          <w:rPr>
            <w:rFonts w:ascii="Arial" w:eastAsia="Times New Roman" w:hAnsi="Arial" w:cs="Arial"/>
            <w:sz w:val="20"/>
            <w:szCs w:val="24"/>
          </w:rPr>
          <w:t xml:space="preserve">   </w:t>
        </w:r>
        <w:r w:rsidR="0027498E">
          <w:rPr>
            <w:rFonts w:ascii="Arial" w:eastAsia="Times New Roman" w:hAnsi="Arial" w:cs="Arial"/>
            <w:sz w:val="20"/>
            <w:szCs w:val="24"/>
          </w:rPr>
          <w:t xml:space="preserve">    </w:t>
        </w:r>
      </w:ins>
    </w:p>
    <w:p w14:paraId="6361888B" w14:textId="1F4278C9" w:rsidR="00DF4009" w:rsidRPr="0027498E" w:rsidRDefault="00646652" w:rsidP="00B521D7">
      <w:pPr>
        <w:spacing w:after="120" w:line="480" w:lineRule="auto"/>
        <w:rPr>
          <w:rFonts w:ascii="Arial" w:eastAsia="Times New Roman" w:hAnsi="Arial" w:cs="Arial"/>
          <w:sz w:val="20"/>
          <w:szCs w:val="24"/>
        </w:rPr>
      </w:pPr>
      <w:ins w:id="165" w:author="Revision" w:date="2026-05-09T00:57:00Z">
        <w:r w:rsidRPr="0027498E">
          <w:rPr>
            <w:rFonts w:ascii="Arial" w:eastAsia="Times New Roman" w:hAnsi="Arial" w:cs="Arial"/>
            <w:sz w:val="20"/>
            <w:szCs w:val="24"/>
          </w:rPr>
          <w:t>Second, with</w:t>
        </w:r>
      </w:ins>
      <w:r w:rsidRPr="0027498E">
        <w:rPr>
          <w:rFonts w:ascii="Arial" w:eastAsia="Times New Roman" w:hAnsi="Arial" w:cs="Arial"/>
          <w:sz w:val="20"/>
          <w:szCs w:val="24"/>
        </w:rPr>
        <w:t xml:space="preserve"> </w:t>
      </w:r>
      <w:r w:rsidR="00DF4009" w:rsidRPr="0027498E">
        <w:rPr>
          <w:rFonts w:ascii="Arial" w:eastAsia="Times New Roman" w:hAnsi="Arial" w:cs="Arial"/>
          <w:sz w:val="20"/>
          <w:szCs w:val="24"/>
        </w:rPr>
        <w:t>greater transmission risk reduction by BXM, mean percentage deaths averted expectedly tend to increase with decreasing antiviral demand (</w:t>
      </w:r>
      <w:r w:rsidR="00C96A8C" w:rsidRPr="0027498E">
        <w:rPr>
          <w:rFonts w:ascii="Arial" w:eastAsia="Times New Roman" w:hAnsi="Arial" w:cs="Arial"/>
          <w:sz w:val="20"/>
          <w:szCs w:val="24"/>
        </w:rPr>
        <w:t>Figure S</w:t>
      </w:r>
      <w:r w:rsidR="00DF4009" w:rsidRPr="0027498E">
        <w:rPr>
          <w:rFonts w:ascii="Arial" w:eastAsia="Times New Roman" w:hAnsi="Arial" w:cs="Arial"/>
          <w:sz w:val="20"/>
          <w:szCs w:val="24"/>
        </w:rPr>
        <w:t>1). However, the marginal changes to mean percentage deaths averted and antiviral demand depends on the pandemic simulated, with more diffuse changes estimated for milder pandemics.</w:t>
      </w:r>
      <w:r w:rsidR="00F31A5B" w:rsidRPr="0027498E">
        <w:rPr>
          <w:rFonts w:ascii="Arial" w:eastAsia="Times New Roman" w:hAnsi="Arial" w:cs="Arial"/>
          <w:sz w:val="20"/>
          <w:szCs w:val="24"/>
        </w:rPr>
        <w:t xml:space="preserve"> That said, even if BXM only conferred 12% transmission risk reduction, under the reference scenario, BXM could avert 46-100% (IQR) of mean deaths (13-33 mean deaths averted per million people) for 2009 A/H1N1-like pandemic, 38% in a 1968 A/H3N2-like pandemic (IQR = 36-39%; 161-253 mean deaths averted per million people), 34% in a COVID-19-like pandemic (IQR = 33-35%; 788-2,287 </w:t>
      </w:r>
      <w:r w:rsidR="00F31A5B" w:rsidRPr="0027498E">
        <w:rPr>
          <w:rFonts w:ascii="Arial" w:eastAsia="Times New Roman" w:hAnsi="Arial" w:cs="Arial"/>
          <w:sz w:val="20"/>
          <w:szCs w:val="24"/>
        </w:rPr>
        <w:lastRenderedPageBreak/>
        <w:t>mean deaths averted per million people), and 36% in a 1918 A/H1N1-like pandemic (IQR = 35-37%; 2,301-2,463 mean deaths averted per million people).</w:t>
      </w:r>
      <w:r w:rsidR="00DF4009" w:rsidRPr="0027498E">
        <w:rPr>
          <w:rFonts w:ascii="Arial" w:eastAsia="Times New Roman" w:hAnsi="Arial" w:cs="Arial"/>
          <w:sz w:val="20"/>
          <w:szCs w:val="24"/>
        </w:rPr>
        <w:t xml:space="preserve"> </w:t>
      </w:r>
      <w:del w:id="166" w:author="Revision" w:date="2026-05-09T00:57:00Z">
        <w:r w:rsidR="00DF4009" w:rsidRPr="002764E8">
          <w:rPr>
            <w:rFonts w:ascii="Arial" w:eastAsia="Times New Roman" w:hAnsi="Arial" w:cs="Arial"/>
            <w:sz w:val="20"/>
            <w:szCs w:val="24"/>
          </w:rPr>
          <w:delText>Both</w:delText>
        </w:r>
      </w:del>
      <w:ins w:id="167" w:author="Revision" w:date="2026-05-09T00:57:00Z">
        <w:r w:rsidRPr="0027498E">
          <w:rPr>
            <w:rFonts w:ascii="Arial" w:eastAsia="Times New Roman" w:hAnsi="Arial" w:cs="Arial"/>
            <w:sz w:val="20"/>
            <w:szCs w:val="24"/>
          </w:rPr>
          <w:t>Finally, both</w:t>
        </w:r>
      </w:ins>
      <w:r w:rsidRPr="0027498E">
        <w:rPr>
          <w:rFonts w:ascii="Arial" w:eastAsia="Times New Roman" w:hAnsi="Arial" w:cs="Arial"/>
          <w:sz w:val="20"/>
          <w:szCs w:val="24"/>
        </w:rPr>
        <w:t xml:space="preserve"> </w:t>
      </w:r>
      <w:r w:rsidR="00DF4009" w:rsidRPr="0027498E">
        <w:rPr>
          <w:rFonts w:ascii="Arial" w:eastAsia="Times New Roman" w:hAnsi="Arial" w:cs="Arial"/>
          <w:sz w:val="20"/>
          <w:szCs w:val="24"/>
        </w:rPr>
        <w:t>mean percentage deaths averted and antiviral demand also expectedly decrease with higher probability of asymptomatic infection (</w:t>
      </w:r>
      <w:r w:rsidR="00C96A8C" w:rsidRPr="0027498E">
        <w:rPr>
          <w:rFonts w:ascii="Arial" w:eastAsia="Times New Roman" w:hAnsi="Arial" w:cs="Arial"/>
          <w:sz w:val="20"/>
          <w:szCs w:val="24"/>
        </w:rPr>
        <w:t>Figure S</w:t>
      </w:r>
      <w:r w:rsidR="00DF4009" w:rsidRPr="0027498E">
        <w:rPr>
          <w:rFonts w:ascii="Arial" w:eastAsia="Times New Roman" w:hAnsi="Arial" w:cs="Arial"/>
          <w:sz w:val="20"/>
          <w:szCs w:val="24"/>
        </w:rPr>
        <w:t xml:space="preserve">2 and </w:t>
      </w:r>
      <w:r w:rsidR="00C96A8C" w:rsidRPr="0027498E">
        <w:rPr>
          <w:rFonts w:ascii="Arial" w:eastAsia="Times New Roman" w:hAnsi="Arial" w:cs="Arial"/>
          <w:sz w:val="20"/>
          <w:szCs w:val="24"/>
        </w:rPr>
        <w:t>S</w:t>
      </w:r>
      <w:r w:rsidR="00DF4009" w:rsidRPr="0027498E">
        <w:rPr>
          <w:rFonts w:ascii="Arial" w:eastAsia="Times New Roman" w:hAnsi="Arial" w:cs="Arial"/>
          <w:sz w:val="20"/>
          <w:szCs w:val="24"/>
        </w:rPr>
        <w:t xml:space="preserve">3). BXM tends to result in larger decreases in mean percentage deaths averted than oseltamivir since fewer symptomatic infections are tested for treatment with higher asymptomatic infection rates.          </w:t>
      </w:r>
    </w:p>
    <w:p w14:paraId="38BD65BE" w14:textId="77777777" w:rsidR="00B73DB7" w:rsidRPr="0027498E" w:rsidRDefault="00B73DB7" w:rsidP="00B521D7">
      <w:pPr>
        <w:spacing w:after="120" w:line="480" w:lineRule="auto"/>
        <w:rPr>
          <w:rFonts w:ascii="Arial" w:eastAsia="Times New Roman" w:hAnsi="Arial" w:cs="Arial"/>
          <w:sz w:val="20"/>
          <w:szCs w:val="24"/>
        </w:rPr>
      </w:pPr>
    </w:p>
    <w:p w14:paraId="2FC033A2" w14:textId="77777777" w:rsidR="00DF4009" w:rsidRPr="0027498E" w:rsidRDefault="00DF4009"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Impact of treatment delay, distribution strategies, post-exposure prophylaxis and antiviral resistance</w:t>
      </w:r>
    </w:p>
    <w:p w14:paraId="32F8277C" w14:textId="29209779" w:rsidR="00DF4009"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subsequently investigated how pandemic death reduction and the corresponding demand for BXM, the potentially more impactful antiviral drug, would change by deviations in reality from </w:t>
      </w:r>
      <w:r w:rsidR="006C4748" w:rsidRPr="0027498E">
        <w:rPr>
          <w:rFonts w:ascii="Arial" w:eastAsia="Times New Roman" w:hAnsi="Arial" w:cs="Arial"/>
          <w:sz w:val="20"/>
          <w:szCs w:val="24"/>
        </w:rPr>
        <w:t xml:space="preserve">the </w:t>
      </w:r>
      <w:r w:rsidRPr="0027498E">
        <w:rPr>
          <w:rFonts w:ascii="Arial" w:eastAsia="Times New Roman" w:hAnsi="Arial" w:cs="Arial"/>
          <w:sz w:val="20"/>
          <w:szCs w:val="24"/>
        </w:rPr>
        <w:t xml:space="preserve">idealised </w:t>
      </w:r>
      <w:r w:rsidR="00824488" w:rsidRPr="0027498E">
        <w:rPr>
          <w:rFonts w:ascii="Arial" w:eastAsia="Times New Roman" w:hAnsi="Arial" w:cs="Arial"/>
          <w:sz w:val="20"/>
          <w:szCs w:val="24"/>
        </w:rPr>
        <w:t>reference scenario</w:t>
      </w:r>
      <w:r w:rsidRPr="0027498E">
        <w:rPr>
          <w:rFonts w:ascii="Arial" w:eastAsia="Times New Roman" w:hAnsi="Arial" w:cs="Arial"/>
          <w:sz w:val="20"/>
          <w:szCs w:val="24"/>
        </w:rPr>
        <w:t>. We used a Bayesian multilevel model to estimate the joint impact of these deviations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First, distribution of test and treatment across the country is often delayed beyond one week since pandemic initiation in the country. Sufficient epidemiological evidence must accumulate before a pandemic emergency can be ascertained. Additionally, resource, logistical and public health infrastructure constraints, especially in low-resourced countries, can further impede timely test-and-treat interventions. Excluding pandemic- and country-specific effects, percentage of mean deaths averted by BXM decreases by 0.9% (95% highest posterior density (HPD) = 0.1-1.6%) for every week of delay to test-and-treatment distribution since the first infections in the country. This decrease is further exacerbated under pandemic scenarios with faster growth rates, for instance each week of distribution delay under a COVID-19-like pandemic scenario decreases percentage of mean deaths averted by 2.9% (95% HPD = 2.8-3.0%). Without prompt delivery and accessibility to test-and-treatment, the theoretical utility of a pandemic oral antiviral stockpile is greatly diminished </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b2stkb5h3","properties":{"formattedCitation":"(26)","plainCitation":"(26)","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41449C" w:rsidRPr="0027498E">
        <w:rPr>
          <w:rFonts w:ascii="Cambria Math" w:eastAsia="Times New Roman" w:hAnsi="Cambria Math" w:cs="Cambria Math"/>
          <w:sz w:val="20"/>
          <w:szCs w:val="24"/>
        </w:rPr>
        <w:instrText>≫</w:instrText>
      </w:r>
      <w:r w:rsidR="0041449C" w:rsidRPr="0027498E">
        <w:rPr>
          <w:rFonts w:ascii="Arial" w:eastAsia="Times New Roman" w:hAnsi="Arial" w:cs="Arial"/>
          <w:sz w:val="20"/>
          <w:szCs w:val="24"/>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(26)</w:t>
      </w:r>
      <w:r w:rsidRPr="0027498E">
        <w:rPr>
          <w:rFonts w:ascii="Arial" w:eastAsia="Times New Roman" w:hAnsi="Arial" w:cs="Arial"/>
          <w:sz w:val="20"/>
          <w:szCs w:val="24"/>
        </w:rPr>
        <w:fldChar w:fldCharType="end"/>
      </w:r>
      <w:r w:rsidRPr="0027498E">
        <w:rPr>
          <w:rFonts w:ascii="Arial" w:eastAsia="Times New Roman" w:hAnsi="Arial" w:cs="Arial"/>
          <w:sz w:val="20"/>
          <w:szCs w:val="24"/>
        </w:rPr>
        <w:t>.</w:t>
      </w:r>
    </w:p>
    <w:p w14:paraId="73E8A22D" w14:textId="625FD811"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It is also unlikely that most infected persons would seek test-and-treatment within two days of symptom onset on average given heterogenous healthcare-seeking behaviour across the </w:t>
      </w:r>
      <w:r w:rsidRPr="0027498E">
        <w:rPr>
          <w:rFonts w:ascii="Arial" w:eastAsia="Times New Roman" w:hAnsi="Arial" w:cs="Arial"/>
          <w:sz w:val="20"/>
          <w:szCs w:val="24"/>
        </w:rPr>
        <w:lastRenderedPageBreak/>
        <w:t xml:space="preserve">population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{"citationID":"a1bceggbhin","properties":{"formattedCitation":"(18, 19)","plainCitation":"(18, 19)","noteIndex":0},"citationItems":[{"id":167,"uris":["http://zotero.org/users/local/0pdZPGmr/items/9YBMYD7M","http://zotero.org/users/9596130/items/9YBMYD7M"],"itemData":{"id":167,"type":"article-journal","abstract":"Symptomatic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(18, 19)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For </w:t>
      </w:r>
      <w:r w:rsidR="006C4748" w:rsidRPr="0027498E">
        <w:rPr>
          <w:rFonts w:ascii="Arial" w:eastAsia="Times New Roman" w:hAnsi="Arial" w:cs="Arial"/>
          <w:sz w:val="20"/>
          <w:szCs w:val="24"/>
        </w:rPr>
        <w:t xml:space="preserve">each additional </w:t>
      </w:r>
      <w:r w:rsidRPr="0027498E">
        <w:rPr>
          <w:rFonts w:ascii="Arial" w:eastAsia="Times New Roman" w:hAnsi="Arial" w:cs="Arial"/>
          <w:sz w:val="20"/>
          <w:szCs w:val="24"/>
        </w:rPr>
        <w:t xml:space="preserve">day of delay in mean time to treatment since symptom onset across the population, the population-level reduction in mean deaths is expected to decrease by 0.7% (95% HPD = 0.5-0.8%). To mitigate the diminishing impact of individual treatment delay, we considered extending the current indicated BXM treatment use of within two days post-symptom onset to eight days. Leveraging on BXM’s rapid inhibition of viral replication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1963nbbv25","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r w:rsidRPr="0027498E">
        <w:rPr>
          <w:rFonts w:ascii="Arial" w:eastAsia="Times New Roman" w:hAnsi="Arial" w:cs="Arial"/>
          <w:sz w:val="20"/>
          <w:szCs w:val="24"/>
        </w:rPr>
        <w:t>, additionally treating individuals who sought treatment after two days post-symptom onset could theoretically lower their infectiousness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4) such that population-level percentage mean deaths averted would increase by 2.4% (95% HPD = 1.8-3.0%) while requiring 2.3% (95% HPD = 0.9-3.6%) more per-capita courses of BXM.</w:t>
      </w:r>
    </w:p>
    <w:p w14:paraId="3EA28093" w14:textId="54207A9B"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Age-based rationing is a common resource saving strategy under limited drug availability. We estimated how overall pandemic deaths and BXM demand would change, relative to the </w:t>
      </w:r>
      <w:r w:rsidR="00F07F40" w:rsidRPr="0027498E">
        <w:rPr>
          <w:rFonts w:ascii="Arial" w:eastAsia="Times New Roman" w:hAnsi="Arial" w:cs="Arial"/>
          <w:sz w:val="20"/>
          <w:szCs w:val="24"/>
        </w:rPr>
        <w:t xml:space="preserve">reference </w:t>
      </w:r>
      <w:r w:rsidRPr="0027498E">
        <w:rPr>
          <w:rFonts w:ascii="Arial" w:eastAsia="Times New Roman" w:hAnsi="Arial" w:cs="Arial"/>
          <w:sz w:val="20"/>
          <w:szCs w:val="24"/>
        </w:rPr>
        <w:t xml:space="preserve">scenario of no age restriction, if BXM was differently restricted for individuals aged 5–24 years, 25–64 years, and those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only while other age groups were allotted oseltamivir instead. Rationing BXM for different age groups leads only to trivial changes in total antiviral (i.e. BXM and oseltamivir) demand (i.e. age group, 95% HPD: 5–24 years, -0.1-1.2%; 25–64 years, -0.3-1.4%;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-0.3-3.0%). However, mean BXM demand could approximately be halved if rationed for individuals aged 5–24 years, lowered by ~60% if given to 25–64 years only and further reduced by ~96% if only seniors </w:t>
      </w:r>
      <m:oMath>
        <m:r>
          <w:rPr>
            <w:rFonts w:ascii="Cambria Math" w:eastAsia="Times New Roman" w:hAnsi="Cambria Math" w:cs="Arial"/>
            <w:sz w:val="20"/>
            <w:szCs w:val="24"/>
          </w:rPr>
          <m:t>≥</m:t>
        </m:r>
      </m:oMath>
      <w:r w:rsidRPr="0027498E">
        <w:rPr>
          <w:rFonts w:ascii="Arial" w:eastAsia="Times New Roman" w:hAnsi="Arial" w:cs="Arial"/>
          <w:sz w:val="20"/>
          <w:szCs w:val="24"/>
        </w:rPr>
        <w:t>65 years are given BXM, with variation depending on the pandemic and the country (</w:t>
      </w:r>
      <w:r w:rsidR="00C96A8C" w:rsidRPr="0027498E">
        <w:rPr>
          <w:rFonts w:ascii="Arial" w:eastAsia="Times New Roman" w:hAnsi="Arial" w:cs="Arial"/>
          <w:sz w:val="20"/>
          <w:szCs w:val="24"/>
        </w:rPr>
        <w:t xml:space="preserve">Table </w:t>
      </w:r>
      <w:del w:id="168" w:author="Revision" w:date="2026-05-09T00:57:00Z">
        <w:r w:rsidR="00C96A8C" w:rsidRPr="002764E8">
          <w:rPr>
            <w:rFonts w:ascii="Arial" w:eastAsia="Times New Roman" w:hAnsi="Arial" w:cs="Arial"/>
            <w:sz w:val="20"/>
            <w:szCs w:val="24"/>
          </w:rPr>
          <w:delText>S</w:delText>
        </w:r>
        <w:r w:rsidRPr="002764E8">
          <w:rPr>
            <w:rFonts w:ascii="Arial" w:eastAsia="Times New Roman" w:hAnsi="Arial" w:cs="Arial"/>
            <w:sz w:val="20"/>
            <w:szCs w:val="24"/>
          </w:rPr>
          <w:delText>4</w:delText>
        </w:r>
      </w:del>
      <w:ins w:id="169" w:author="Revision" w:date="2026-05-09T00:57:00Z">
        <w:r w:rsidR="00C96A8C" w:rsidRPr="0027498E">
          <w:rPr>
            <w:rFonts w:ascii="Arial" w:eastAsia="Times New Roman" w:hAnsi="Arial" w:cs="Arial"/>
            <w:sz w:val="20"/>
            <w:szCs w:val="24"/>
          </w:rPr>
          <w:t>S</w:t>
        </w:r>
        <w:r w:rsidR="004918BE">
          <w:rPr>
            <w:rFonts w:ascii="Arial" w:eastAsia="Times New Roman" w:hAnsi="Arial" w:cs="Arial"/>
            <w:sz w:val="20"/>
            <w:szCs w:val="24"/>
          </w:rPr>
          <w:t>5</w:t>
        </w:r>
      </w:ins>
      <w:r w:rsidRPr="0027498E">
        <w:rPr>
          <w:rFonts w:ascii="Arial" w:eastAsia="Times New Roman" w:hAnsi="Arial" w:cs="Arial"/>
          <w:sz w:val="20"/>
          <w:szCs w:val="24"/>
        </w:rPr>
        <w:t xml:space="preserve">). </w:t>
      </w:r>
    </w:p>
    <w:p w14:paraId="7B2B545A" w14:textId="7D0C6000"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Changes to percentage mean pandemic deaths averted depends on the age group allotted BXM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If BXM is given to younger individuals aged 5–24 years only, percentage mean pandemic deaths averted decreases by 4.7% (95% HPD = 1.6-7.7%). If BXM is restricted to individuals aged 25–64 years, changes to percentage mean pandemic deaths averted strongly depends on pandemic-specific effects with trivial country-level effects despite the variation in age demography between countries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 xml:space="preserve">5). For example, if BXM is distributed to 25–64 years only, percentage mean deaths averted would decrease by 3.3% (95% HPD = 3.0-3.6%) under COVID-19-like pandemic scenario but increase by 0.8% (95% HPD = 0.5-1.2%) during the 2009 </w:t>
      </w:r>
      <w:r w:rsidRPr="0027498E">
        <w:rPr>
          <w:rFonts w:ascii="Arial" w:eastAsia="Times New Roman" w:hAnsi="Arial" w:cs="Arial"/>
          <w:sz w:val="20"/>
          <w:szCs w:val="24"/>
        </w:rPr>
        <w:lastRenderedPageBreak/>
        <w:t xml:space="preserve">A/H1N1-like pandemic which disproportionately affected middle-aged adults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a1af6i5f1","properties":{"formattedCitation":"(30)","plainCitation":"(30)","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If BXM is allotted to older individuals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only, decrease in percentage mean deaths averted depends on the pandemic scenario (i.e. 1918 A/H1N1-like, 95% HPD =  -4.9-4.0%; </w:t>
      </w:r>
      <w:del w:id="170" w:author="Revision" w:date="2026-05-09T00:57:00Z">
        <w:r w:rsidRPr="002764E8">
          <w:rPr>
            <w:rFonts w:ascii="Arial" w:eastAsia="Times New Roman" w:hAnsi="Arial" w:cs="Arial"/>
            <w:sz w:val="20"/>
            <w:szCs w:val="24"/>
          </w:rPr>
          <w:delText>1969</w:delText>
        </w:r>
      </w:del>
      <w:ins w:id="171" w:author="Revision" w:date="2026-05-09T00:57:00Z">
        <w:r w:rsidRPr="0027498E">
          <w:rPr>
            <w:rFonts w:ascii="Arial" w:eastAsia="Times New Roman" w:hAnsi="Arial" w:cs="Arial"/>
            <w:sz w:val="20"/>
            <w:szCs w:val="24"/>
          </w:rPr>
          <w:t>196</w:t>
        </w:r>
        <w:r w:rsidR="005A7A84">
          <w:rPr>
            <w:rFonts w:ascii="Arial" w:eastAsia="Times New Roman" w:hAnsi="Arial" w:cs="Arial"/>
            <w:sz w:val="20"/>
            <w:szCs w:val="24"/>
          </w:rPr>
          <w:t>8</w:t>
        </w:r>
      </w:ins>
      <w:r w:rsidRPr="0027498E">
        <w:rPr>
          <w:rFonts w:ascii="Arial" w:eastAsia="Times New Roman" w:hAnsi="Arial" w:cs="Arial"/>
          <w:sz w:val="20"/>
          <w:szCs w:val="24"/>
        </w:rPr>
        <w:t xml:space="preserve"> A/H3N2-like, 95% HPD =  -1.1-0.2%; 2009 A/H1N1-like, 95% HPD =  -7.9-7.0%; COVID-19-like, 95% HPD =  -2.7-1.8%;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w:t>
      </w:r>
    </w:p>
    <w:p w14:paraId="484FEF70" w14:textId="7018A6F5"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Although BXM is effective as PEP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mo74e4rus","properties":{"formattedCitation":"(31)","plainCitation":"(31)","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swift and extensive contact tracing for PEP distribution can be challenging to implement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{"citationID":"e3RN4fIP","properties":{"formattedCitation":"(20, 21)","plainCitation":"(20, 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(20, 21)</w:t>
      </w:r>
      <w:r w:rsidRPr="0027498E">
        <w:rPr>
          <w:rFonts w:ascii="Arial" w:eastAsia="Times New Roman" w:hAnsi="Arial" w:cs="Arial"/>
          <w:sz w:val="20"/>
          <w:szCs w:val="24"/>
        </w:rPr>
        <w:fldChar w:fldCharType="end"/>
      </w:r>
      <w:r w:rsidRPr="0027498E">
        <w:rPr>
          <w:rFonts w:ascii="Arial" w:eastAsia="Times New Roman" w:hAnsi="Arial" w:cs="Arial"/>
          <w:sz w:val="20"/>
          <w:szCs w:val="24"/>
        </w:rPr>
        <w:t>. Under the ideal assumption of same-day BXM administration to household contacts upon the identification of the index patient, excluding pandemic- or country-level effects, providing BXM as PEP on top of treatment increases mean pandemic deaths averted by 5.2% (95% HPD = 1.7-8.6%) while incurring additional per-capita BXM demand by 33.8% (95% HPD = 21.6-47.0%). Changes in BXM impact and demand due to PEP varies by country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 xml:space="preserve">5–7) where lower-income countries, which tend to have larger mean household sizes, would benefit from PEP distribution when mean household size is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4 members, further increasing mean pandemic deaths averted by up to ~6%. However, realizing this benefit would require up to ~50% more per-capita mean BXM demand. </w:t>
      </w:r>
    </w:p>
    <w:p w14:paraId="523EC233" w14:textId="5E0BE779"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Multiple studies reported that seasonal IAVs readily acquire treatment-emergent BXM-resistant mutations without a loss in viral fitness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{"citationID":"EdC0BXG6","properties":{"unsorted":true,"formattedCitation":"(6, 32\\uc0\\u8211{}36)","plainCitation":"(6, 32–36)","noteIndex":0},"citationItems":[{"id":9,"uris":["http://zotero.org/users/local/0pdZPGmr/items/LU5QH5UX","http://zotero.org/users/9596130/items/LU5QH5UX"],"itemData":{"id":9,"type":"article-journal","abstract":"In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Group","dropping-particle":"of"}],"issued":{"date-parts":[["2019"]]}},"label":"page"},{"id":73,"uris":["http://zotero.org/users/local/0pdZPGmr/items/B739GIVP","http://zotero.org/users/9596130/items/B739GIVP"],"itemData":{"id":73,"type":"article-journal","abstract":"In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hAnsi="Arial" w:cs="Arial"/>
          <w:sz w:val="20"/>
        </w:rPr>
        <w:t>(6, 32–36)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especially among children, albeit at different rates of emergence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{"citationID":"sPEbezIn","properties":{"formattedCitation":"(32, 33, 36)","plainCitation":"(32, 33, 36)","noteIndex":0},"citationItems":[{"id":72,"uris":["http://zotero.org/users/local/0pdZPGmr/items/8JSJ8WJ2","http://zotero.org/users/9596130/items/8JSJ8WJ2"],"itemData":{"id":72,"type":"article-journal","abstract":"Baloxavir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(32, 33, 36)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which have been shown to be transmissible between ferrets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{"citationID":"ka2DHgee","properties":{"formattedCitation":"(36, 37)","plainCitation":"(36, 37)","noteIndex":0},"citationItems":[{"id":68,"uris":["http://zotero.org/users/local/0pdZPGmr/items/TXT9YKUD","http://zotero.org/users/9596130/items/TXT9YKUD"],"itemData":{"id":68,"type":"article-journal","abstract":"Here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70,"uris":["http://zotero.org/users/local/0pdZPGmr/items/34MYCWRF","http://zotero.org/users/9596130/items/34MYCWRF"],"itemData":{"id":70,"type":"article-journal","abstract":"The emergence of influenza viruses with reduced susceptibility to baloxavir marboxil (BXM) would limit the clinical utility of this novel antiviral. To assess the risk of such resistance emerging, we evaluated influenza A and B viruses carrying BXM-reduced susceptibility substitutions and compared their fitness to that of their drug-susceptible wild-type (I38-WT) counterparts. The 38T/F/M substitutions inhibited activity of the virus PA protein, and two of them (38T/F) hindered virus replication in cells. Even so, 38T/F/M viruses could transmit between ferrets, the gold-standard model for human transmission. These findings argue that there is a risk of transmission of BXM-resistant viruses from treated individuals. Whether such viruses could compete with WT viruses in spreading through the wider untreated community is less clear. Baloxavir marboxil (BXM) was approved in 2018 for treating influenza A and B virus infections. It is a first-in-class inhibitor targeting the endonuclease activity of the virus polymerase acidic (PA) protein. Clinical trial data revealed that PA amino acid substitutions at residue 38 (I38T/F/M) reduced BXM potency and caused virus rebound in treated patients, although the fitness characteristics of the mutant viruses were not fully defined. To determine the fitness impact of the I38T/F/M substitutions, we generated recombinant A/California/04/2009 (H1N1)pdm09, A/Texas/71/2017 (H3N2), and B/Brisbane/60/2008 viruses with I38T/F/M and examined drug susceptibility in vitro, enzymatic properties, replication efficiency, and transmissibility in ferrets. Influenza viruses with I38T/F/M substitutions exhibited reduced baloxavir susceptibility, with 38T causing the greatest reduction. The I38T/F/M substitutions impaired PA endonuclease activity as compared to that of wild-type (I38-WT) PA. However, only 38T/F A(H3N2) substitutions had a negative effect on polymerase complex activity. The 38T/F substitutions decreased replication in cells among all viruses, whereas 38M had minimal impact. Despite variable fitness consequences in vitro, all 38T/M viruses disseminated to naive ferrets by contact and airborne transmission, while 38F-containing A(H3N2) and B viruses failed to transmit via the airborne route. Reversion of 38T/F/M to I38-WT was rare among influenza A viruses in this study, suggesting stable retention of 38T/F/M genotypes during these transmission events. BXM reduced susceptibility-associated mutations had variable effects on in vitro fitness of influenza A and B viruses, but the ability of these viruses to transmit in vivo indicates a risk of their spreading from BXM-treated individuals.","container-title":"Proceedings of the National Academy of Sciences","DOI":"10.1073/pnas.1916825117","issue":"15","journalAbbreviation":"Proceedings of the National Academy of Sciences","note":"publisher: Proceedings of the National Academy of Sciences","page":"8593-8601","title":"Influenza A and B viruses with reduced baloxavir susceptibility display attenuated in vitro fitness but retain ferret transmissibility","volume":"117","author":[{"family":"Jones","given":"Jeremy C."},{"family":"Pascua","given":"Philippe Noriel Q."},{"family":"Fabrizio","given":"Thomas P."},{"family":"Marathe","given":"Bindumadhav M."},{"family":"Seiler","given":"Patrick"},{"family":"Barman","given":"Subrata"},{"family":"Webby","given":"Richard J."},{"family":"Webster","given":"Robert G."},{"family":"Govorkova","given":"Elena A."}],"issued":{"date-parts":[["2020",4,14]]}}}],"schema":"https://github.com/citation-style-language/schema/raw/master/csl-citation.json"}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(36, 37)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potentially between humans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{"citationID":"U0MI9rhV","properties":{"formattedCitation":"(34, 36)","plainCitation":"(34, 36)","noteIndex":0},"citationItems":[{"id":68,"uris":["http://zotero.org/users/local/0pdZPGmr/items/TXT9YKUD","http://zotero.org/users/9596130/items/TXT9YKUD"],"itemData":{"id":68,"type":"article-journal","abstract":"Here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label":"page"}],"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(34, 36)</w:t>
      </w:r>
      <w:r w:rsidRPr="0027498E">
        <w:rPr>
          <w:rFonts w:ascii="Arial" w:eastAsia="Times New Roman" w:hAnsi="Arial" w:cs="Arial"/>
          <w:sz w:val="20"/>
          <w:szCs w:val="24"/>
        </w:rPr>
        <w:fldChar w:fldCharType="end"/>
      </w:r>
      <w:r w:rsidRPr="0027498E">
        <w:rPr>
          <w:rFonts w:ascii="Arial" w:eastAsia="Times New Roman" w:hAnsi="Arial" w:cs="Arial"/>
          <w:sz w:val="20"/>
          <w:szCs w:val="24"/>
        </w:rPr>
        <w:t>. We assessed the degree to which widespread transmission of resistance mutations could potentially diminish the impact and demand of BXM, assuming treatment-emergent resistance prevalence at average levels observed for seasonal A/H1N1pdm09 and A/H3N2 viruses. Under the higher prevalence of treatment-emergent resistance akin to treatment of A/H3N2 infections, excluding pandemic- and country-level effects, mean pandemic deaths averted by BXM could potentially decrease by 7.0% (95% HPD = 0.1-13.4%) relative to no resistance emergence. Pandemics with slower growth rates would more likely lead to wider resistance spread, as evidenced by lower total percentage of mean pandemic deaths averted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Conversely, resistance spread under A/H1N1pdm09 resistance </w:t>
      </w:r>
      <w:r w:rsidRPr="0027498E">
        <w:rPr>
          <w:rFonts w:ascii="Arial" w:eastAsia="Times New Roman" w:hAnsi="Arial" w:cs="Arial"/>
          <w:sz w:val="20"/>
          <w:szCs w:val="24"/>
        </w:rPr>
        <w:lastRenderedPageBreak/>
        <w:t>prevalence yields trivial fixed effects on mean pandemic deaths averted (95% HPD =  -8.6-1.5%) and is instead strongly dependent on the pandemic scenario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with generally trivial country-level effects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5) despite the age dependency of resistance emergence rates. Assuming that rapid testing does not distinguish between drug-sensitive and -resistant viruses for treatment administration, changes in mean BXM treatment demand are trivial under both treatment-emergent resistance prevalence levels (i.e. A/H3N2, 95% HPD = 0.0-2.0%; A/H1N1pdm09, 95% HPD = -0.2-1.5%).</w:t>
      </w:r>
    </w:p>
    <w:p w14:paraId="01785B12" w14:textId="77777777" w:rsidR="00980C22" w:rsidRPr="0027498E" w:rsidRDefault="00980C22" w:rsidP="00B521D7">
      <w:pPr>
        <w:keepNext/>
        <w:pBdr>
          <w:top w:val="nil"/>
          <w:left w:val="nil"/>
          <w:bottom w:val="nil"/>
          <w:right w:val="nil"/>
          <w:between w:val="nil"/>
        </w:pBdr>
        <w:spacing w:before="240" w:after="60" w:line="480" w:lineRule="auto"/>
        <w:contextualSpacing/>
        <w:jc w:val="both"/>
        <w:rPr>
          <w:rFonts w:ascii="Arial" w:hAnsi="Arial" w:cs="Arial"/>
          <w:color w:val="000000"/>
          <w:sz w:val="20"/>
          <w:szCs w:val="20"/>
        </w:rPr>
      </w:pPr>
    </w:p>
    <w:p w14:paraId="2212F9A2" w14:textId="1D87A5F0" w:rsidR="00980C22" w:rsidRPr="0027498E" w:rsidRDefault="00474D11" w:rsidP="00777704">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hAnsi="Arial" w:cs="Arial"/>
          <w:b/>
          <w:color w:val="000000"/>
          <w:sz w:val="20"/>
          <w:szCs w:val="20"/>
        </w:rPr>
        <w:t>Discussion</w:t>
      </w:r>
      <w:r w:rsidR="00E6133D" w:rsidRPr="0027498E">
        <w:rPr>
          <w:rFonts w:ascii="Arial" w:hAnsi="Arial" w:cs="Arial"/>
          <w:b/>
          <w:color w:val="000000"/>
          <w:sz w:val="20"/>
          <w:szCs w:val="20"/>
        </w:rPr>
        <w:t xml:space="preserve"> </w:t>
      </w:r>
    </w:p>
    <w:p w14:paraId="74C4DAEA" w14:textId="7A1184CA"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investigate how heterogeneous </w:t>
      </w:r>
      <w:r w:rsidR="009F5482" w:rsidRPr="0027498E">
        <w:rPr>
          <w:rFonts w:ascii="Arial" w:eastAsia="Times New Roman" w:hAnsi="Arial" w:cs="Arial"/>
          <w:sz w:val="20"/>
          <w:szCs w:val="24"/>
        </w:rPr>
        <w:t>time</w:t>
      </w:r>
      <w:r w:rsidR="00F31A5B" w:rsidRPr="0027498E">
        <w:rPr>
          <w:rFonts w:ascii="Arial" w:eastAsia="Times New Roman" w:hAnsi="Arial" w:cs="Arial"/>
          <w:sz w:val="20"/>
          <w:szCs w:val="24"/>
        </w:rPr>
        <w:t xml:space="preserve"> to test and treat</w:t>
      </w:r>
      <w:r w:rsidR="009F5482" w:rsidRPr="0027498E">
        <w:rPr>
          <w:rFonts w:ascii="Arial" w:eastAsia="Times New Roman" w:hAnsi="Arial" w:cs="Arial"/>
          <w:sz w:val="20"/>
          <w:szCs w:val="24"/>
        </w:rPr>
        <w:t>ment</w:t>
      </w:r>
      <w:r w:rsidRPr="0027498E">
        <w:rPr>
          <w:rFonts w:ascii="Arial" w:eastAsia="Times New Roman" w:hAnsi="Arial" w:cs="Arial"/>
          <w:sz w:val="20"/>
          <w:szCs w:val="24"/>
        </w:rPr>
        <w:t xml:space="preserve"> with antivirals </w:t>
      </w:r>
      <w:r w:rsidR="00F31A5B" w:rsidRPr="0027498E">
        <w:rPr>
          <w:rFonts w:ascii="Arial" w:eastAsia="Times New Roman" w:hAnsi="Arial" w:cs="Arial"/>
          <w:sz w:val="20"/>
          <w:szCs w:val="24"/>
        </w:rPr>
        <w:t xml:space="preserve">since </w:t>
      </w:r>
      <w:r w:rsidRPr="0027498E">
        <w:rPr>
          <w:rFonts w:ascii="Arial" w:eastAsia="Times New Roman" w:hAnsi="Arial" w:cs="Arial"/>
          <w:sz w:val="20"/>
          <w:szCs w:val="24"/>
        </w:rPr>
        <w:t>infection impact influenza virus infectiousness and transmission dynamics, we developed a novel multi-scale and multi-type model that links heterogeneous within-host infectiousness</w:t>
      </w:r>
      <w:r w:rsidR="00F31A5B" w:rsidRPr="0027498E">
        <w:rPr>
          <w:rFonts w:ascii="Arial" w:eastAsia="Times New Roman" w:hAnsi="Arial" w:cs="Arial"/>
          <w:sz w:val="20"/>
          <w:szCs w:val="24"/>
        </w:rPr>
        <w:t xml:space="preserve"> owing to variation in timing of antiviral administration</w:t>
      </w:r>
      <w:r w:rsidRPr="0027498E">
        <w:rPr>
          <w:rFonts w:ascii="Arial" w:eastAsia="Times New Roman" w:hAnsi="Arial" w:cs="Arial"/>
          <w:sz w:val="20"/>
          <w:szCs w:val="24"/>
        </w:rPr>
        <w:t xml:space="preserve"> to between-host influenza transmission dynamics. This is also the first study that incorporates recent clinical estimates of transmission risk reduction by antiviral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{"citationID":"a1dd9k8r9ge","properties":{"formattedCitation":"(7)","plainCitation":"(7)","noteIndex":0},"citationItems":[{"id":288,"uris":["http://zotero.org/users/9596130/items/HVVT3WY6"],"itemData":{"id":288,"type":"article-journal","container-title":"New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estimated the </w:t>
      </w:r>
      <w:r w:rsidR="00587902"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country-specific influenza antiviral demand for either BXM or oseltamivir and their corresponding impact in reducing pandemic deaths during a nascent influenza pandemic for 186 countries under the same age-structured transmission model, resolving difficulties in either synthesizing or extrapolating findings from previous modeling studies, which have focused on either one or a handful of countries based on used outdated assumptions, to inform potential influenza antiviral stockpiling options that fit country-specific needs. </w:t>
      </w:r>
    </w:p>
    <w:p w14:paraId="5191A7B6" w14:textId="138D4640" w:rsidR="00DF39B4" w:rsidRPr="000925AE" w:rsidRDefault="00D206DA" w:rsidP="00B521D7">
      <w:pPr>
        <w:spacing w:after="120" w:line="480" w:lineRule="auto"/>
        <w:rPr>
          <w:ins w:id="172" w:author="Revision" w:date="2026-05-09T00:57:00Z"/>
          <w:rFonts w:ascii="Arial" w:eastAsia="Times New Roman" w:hAnsi="Arial" w:cs="Arial"/>
          <w:sz w:val="20"/>
          <w:szCs w:val="24"/>
        </w:rPr>
      </w:pPr>
      <w:del w:id="173" w:author="Revision" w:date="2026-05-09T00:57:00Z">
        <w:r w:rsidRPr="002764E8">
          <w:rPr>
            <w:rFonts w:ascii="Arial" w:eastAsia="Times New Roman" w:hAnsi="Arial" w:cs="Arial"/>
            <w:sz w:val="20"/>
            <w:szCs w:val="24"/>
          </w:rPr>
          <w:delText xml:space="preserve">Regardless </w:delText>
        </w:r>
      </w:del>
      <w:ins w:id="174" w:author="Revision" w:date="2026-05-09T00:57:00Z">
        <w:r w:rsidR="00FE6F60">
          <w:rPr>
            <w:rFonts w:ascii="Arial" w:eastAsia="Times New Roman" w:hAnsi="Arial" w:cs="Arial"/>
            <w:sz w:val="20"/>
            <w:szCs w:val="24"/>
          </w:rPr>
          <w:t>Across</w:t>
        </w:r>
        <w:r w:rsidRPr="0027498E">
          <w:rPr>
            <w:rFonts w:ascii="Arial" w:eastAsia="Times New Roman" w:hAnsi="Arial" w:cs="Arial"/>
            <w:sz w:val="20"/>
            <w:szCs w:val="24"/>
          </w:rPr>
          <w:t xml:space="preserve"> antiviral drug</w:t>
        </w:r>
        <w:r w:rsidR="00FE6F60">
          <w:rPr>
            <w:rFonts w:ascii="Arial" w:eastAsia="Times New Roman" w:hAnsi="Arial" w:cs="Arial"/>
            <w:sz w:val="20"/>
            <w:szCs w:val="24"/>
          </w:rPr>
          <w:t>s</w:t>
        </w:r>
        <w:r w:rsidRPr="0027498E">
          <w:rPr>
            <w:rFonts w:ascii="Arial" w:eastAsia="Times New Roman" w:hAnsi="Arial" w:cs="Arial"/>
            <w:sz w:val="20"/>
            <w:szCs w:val="24"/>
          </w:rPr>
          <w:t xml:space="preserve">, </w:t>
        </w:r>
        <w:r w:rsidR="00FE6F60">
          <w:rPr>
            <w:rFonts w:ascii="Arial" w:eastAsia="Times New Roman" w:hAnsi="Arial" w:cs="Arial"/>
            <w:sz w:val="20"/>
            <w:szCs w:val="24"/>
          </w:rPr>
          <w:t>an estimated</w:t>
        </w:r>
        <w:r w:rsidRPr="0027498E">
          <w:rPr>
            <w:rFonts w:ascii="Arial" w:eastAsia="Times New Roman" w:hAnsi="Arial" w:cs="Arial"/>
            <w:sz w:val="20"/>
            <w:szCs w:val="24"/>
          </w:rPr>
          <w:t xml:space="preserve"> 20-40% </w:t>
        </w:r>
      </w:ins>
      <w:r w:rsidR="00880653">
        <w:rPr>
          <w:rFonts w:ascii="Arial" w:eastAsia="Times New Roman" w:hAnsi="Arial" w:cs="Arial"/>
          <w:sz w:val="20"/>
          <w:szCs w:val="24"/>
        </w:rPr>
        <w:t xml:space="preserve">of the </w:t>
      </w:r>
      <w:del w:id="175" w:author="Revision" w:date="2026-05-09T00:57:00Z">
        <w:r w:rsidRPr="002764E8">
          <w:rPr>
            <w:rFonts w:ascii="Arial" w:eastAsia="Times New Roman" w:hAnsi="Arial" w:cs="Arial"/>
            <w:sz w:val="20"/>
            <w:szCs w:val="24"/>
          </w:rPr>
          <w:delText xml:space="preserve">antiviral </w:delText>
        </w:r>
      </w:del>
      <w:ins w:id="176" w:author="Revision" w:date="2026-05-09T00:57:00Z">
        <w:r w:rsidR="00880653">
          <w:rPr>
            <w:rFonts w:ascii="Arial" w:eastAsia="Times New Roman" w:hAnsi="Arial" w:cs="Arial"/>
            <w:sz w:val="20"/>
            <w:szCs w:val="24"/>
          </w:rPr>
          <w:t>population</w:t>
        </w:r>
        <w:r w:rsidR="00FE6F60">
          <w:rPr>
            <w:rFonts w:ascii="Arial" w:eastAsia="Times New Roman" w:hAnsi="Arial" w:cs="Arial"/>
            <w:sz w:val="20"/>
            <w:szCs w:val="24"/>
          </w:rPr>
          <w:t xml:space="preserve"> of each country could meaningfully benefit from treatment during a novel influenza pandemic</w:t>
        </w:r>
        <w:r w:rsidRPr="0027498E">
          <w:rPr>
            <w:rFonts w:ascii="Arial" w:eastAsia="Times New Roman" w:hAnsi="Arial" w:cs="Arial"/>
            <w:sz w:val="20"/>
            <w:szCs w:val="24"/>
          </w:rPr>
          <w:t>, with lower</w:t>
        </w:r>
        <w:r w:rsidR="00FE6F60">
          <w:rPr>
            <w:rFonts w:ascii="Arial" w:eastAsia="Times New Roman" w:hAnsi="Arial" w:cs="Arial"/>
            <w:sz w:val="20"/>
            <w:szCs w:val="24"/>
          </w:rPr>
          <w:t>-</w:t>
        </w:r>
        <w:r w:rsidRPr="0027498E">
          <w:rPr>
            <w:rFonts w:ascii="Arial" w:eastAsia="Times New Roman" w:hAnsi="Arial" w:cs="Arial"/>
            <w:sz w:val="20"/>
            <w:szCs w:val="24"/>
          </w:rPr>
          <w:t xml:space="preserve">income countries </w:t>
        </w:r>
        <w:r w:rsidR="00FE6F60">
          <w:rPr>
            <w:rFonts w:ascii="Arial" w:eastAsia="Times New Roman" w:hAnsi="Arial" w:cs="Arial"/>
            <w:sz w:val="20"/>
            <w:szCs w:val="24"/>
          </w:rPr>
          <w:t xml:space="preserve">generally experiencing greater need. At these levels of </w:t>
        </w:r>
      </w:ins>
      <w:r w:rsidR="00FE6F60">
        <w:rPr>
          <w:rFonts w:ascii="Arial" w:eastAsia="Times New Roman" w:hAnsi="Arial" w:cs="Arial"/>
          <w:sz w:val="20"/>
          <w:szCs w:val="24"/>
        </w:rPr>
        <w:t>drug</w:t>
      </w:r>
      <w:ins w:id="177" w:author="Revision" w:date="2026-05-09T00:57:00Z">
        <w:r w:rsidR="00FE6F60">
          <w:rPr>
            <w:rFonts w:ascii="Arial" w:eastAsia="Times New Roman" w:hAnsi="Arial" w:cs="Arial"/>
            <w:sz w:val="20"/>
            <w:szCs w:val="24"/>
          </w:rPr>
          <w:t xml:space="preserve"> use</w:t>
        </w:r>
      </w:ins>
      <w:r w:rsidRPr="0027498E">
        <w:rPr>
          <w:rFonts w:ascii="Arial" w:eastAsia="Times New Roman" w:hAnsi="Arial" w:cs="Arial"/>
          <w:sz w:val="20"/>
          <w:szCs w:val="24"/>
        </w:rPr>
        <w:t xml:space="preserve">, </w:t>
      </w:r>
      <w:r w:rsidR="00FE6F60">
        <w:rPr>
          <w:rFonts w:ascii="Arial" w:eastAsia="Times New Roman" w:hAnsi="Arial" w:cs="Arial"/>
          <w:sz w:val="20"/>
          <w:szCs w:val="24"/>
        </w:rPr>
        <w:t xml:space="preserve">treatment-only antiviral </w:t>
      </w:r>
      <w:del w:id="178" w:author="Revision" w:date="2026-05-09T00:57:00Z">
        <w:r w:rsidRPr="002764E8">
          <w:rPr>
            <w:rFonts w:ascii="Arial" w:eastAsia="Times New Roman" w:hAnsi="Arial" w:cs="Arial"/>
            <w:sz w:val="20"/>
            <w:szCs w:val="24"/>
          </w:rPr>
          <w:delText xml:space="preserve">demand </w:delText>
        </w:r>
        <w:r w:rsidR="00DC6FBF" w:rsidRPr="002764E8">
          <w:rPr>
            <w:rFonts w:ascii="Arial" w:eastAsia="Times New Roman" w:hAnsi="Arial" w:cs="Arial"/>
            <w:sz w:val="20"/>
            <w:szCs w:val="24"/>
          </w:rPr>
          <w:delText xml:space="preserve">potentially </w:delText>
        </w:r>
        <w:r w:rsidRPr="002764E8">
          <w:rPr>
            <w:rFonts w:ascii="Arial" w:eastAsia="Times New Roman" w:hAnsi="Arial" w:cs="Arial"/>
            <w:sz w:val="20"/>
            <w:szCs w:val="24"/>
          </w:rPr>
          <w:delText>amounts to 20-40% per-capita, with lower income countries needing more antiviral drugs, and can</w:delText>
        </w:r>
      </w:del>
      <w:ins w:id="179" w:author="Revision" w:date="2026-05-09T00:57:00Z">
        <w:r w:rsidR="00FE6F60">
          <w:rPr>
            <w:rFonts w:ascii="Arial" w:eastAsia="Times New Roman" w:hAnsi="Arial" w:cs="Arial"/>
            <w:sz w:val="20"/>
            <w:szCs w:val="24"/>
          </w:rPr>
          <w:t>strategies could</w:t>
        </w:r>
      </w:ins>
      <w:r w:rsidRPr="0027498E">
        <w:rPr>
          <w:rFonts w:ascii="Arial" w:eastAsia="Times New Roman" w:hAnsi="Arial" w:cs="Arial"/>
          <w:sz w:val="20"/>
          <w:szCs w:val="24"/>
        </w:rPr>
        <w:t xml:space="preserve"> avert &gt;20% of expected pandemic deaths during the first epidemic wave</w:t>
      </w:r>
      <w:del w:id="180" w:author="Revision" w:date="2026-05-09T00:57:00Z">
        <w:r w:rsidRPr="002764E8">
          <w:rPr>
            <w:rFonts w:ascii="Arial" w:eastAsia="Times New Roman" w:hAnsi="Arial" w:cs="Arial"/>
            <w:sz w:val="20"/>
            <w:szCs w:val="24"/>
          </w:rPr>
          <w:delText xml:space="preserve"> of a nascent influenza pandemic.</w:delText>
        </w:r>
      </w:del>
      <w:ins w:id="181" w:author="Revision" w:date="2026-05-09T00:57:00Z">
        <w:r w:rsidRPr="0027498E">
          <w:rPr>
            <w:rFonts w:ascii="Arial" w:eastAsia="Times New Roman" w:hAnsi="Arial" w:cs="Arial"/>
            <w:sz w:val="20"/>
            <w:szCs w:val="24"/>
          </w:rPr>
          <w:t>.</w:t>
        </w:r>
      </w:ins>
      <w:r w:rsidRPr="0027498E">
        <w:rPr>
          <w:rFonts w:ascii="Arial" w:eastAsia="Times New Roman" w:hAnsi="Arial" w:cs="Arial"/>
          <w:sz w:val="20"/>
          <w:szCs w:val="24"/>
        </w:rPr>
        <w:t xml:space="preserve"> Because of its demonstrated benefits in reducing transmission, </w:t>
      </w:r>
      <w:r w:rsidR="00A928AD" w:rsidRPr="00A928AD">
        <w:rPr>
          <w:rFonts w:ascii="Arial" w:eastAsia="Times New Roman" w:hAnsi="Arial" w:cs="Arial"/>
          <w:sz w:val="20"/>
          <w:szCs w:val="24"/>
        </w:rPr>
        <w:t xml:space="preserve">BXM is </w:t>
      </w:r>
      <w:del w:id="182" w:author="Revision" w:date="2026-05-09T00:57:00Z">
        <w:r w:rsidRPr="002764E8">
          <w:rPr>
            <w:rFonts w:ascii="Arial" w:eastAsia="Times New Roman" w:hAnsi="Arial" w:cs="Arial"/>
            <w:sz w:val="20"/>
            <w:szCs w:val="24"/>
          </w:rPr>
          <w:delText>the</w:delText>
        </w:r>
      </w:del>
      <w:ins w:id="183" w:author="Revision" w:date="2026-05-09T00:57:00Z">
        <w:r w:rsidR="00A928AD" w:rsidRPr="00A928AD">
          <w:rPr>
            <w:rFonts w:ascii="Arial" w:eastAsia="Times New Roman" w:hAnsi="Arial" w:cs="Arial"/>
            <w:sz w:val="20"/>
            <w:szCs w:val="24"/>
          </w:rPr>
          <w:t>both</w:t>
        </w:r>
      </w:ins>
      <w:r w:rsidR="00A928AD" w:rsidRPr="00A928AD">
        <w:rPr>
          <w:rFonts w:ascii="Arial" w:eastAsia="Times New Roman" w:hAnsi="Arial" w:cs="Arial"/>
          <w:sz w:val="20"/>
          <w:szCs w:val="24"/>
        </w:rPr>
        <w:t xml:space="preserve"> more effective and </w:t>
      </w:r>
      <w:ins w:id="184" w:author="Revision" w:date="2026-05-09T00:57:00Z">
        <w:r w:rsidR="00A928AD" w:rsidRPr="00A928AD">
          <w:rPr>
            <w:rFonts w:ascii="Arial" w:eastAsia="Times New Roman" w:hAnsi="Arial" w:cs="Arial"/>
            <w:sz w:val="20"/>
            <w:szCs w:val="24"/>
          </w:rPr>
          <w:t xml:space="preserve">more economical in </w:t>
        </w:r>
      </w:ins>
      <w:r w:rsidR="00A928AD" w:rsidRPr="00A928AD">
        <w:rPr>
          <w:rFonts w:ascii="Arial" w:eastAsia="Times New Roman" w:hAnsi="Arial" w:cs="Arial"/>
          <w:sz w:val="20"/>
          <w:szCs w:val="24"/>
        </w:rPr>
        <w:t xml:space="preserve">treatment </w:t>
      </w:r>
      <w:del w:id="185" w:author="Revision" w:date="2026-05-09T00:57:00Z">
        <w:r w:rsidRPr="002764E8">
          <w:rPr>
            <w:rFonts w:ascii="Arial" w:eastAsia="Times New Roman" w:hAnsi="Arial" w:cs="Arial"/>
            <w:sz w:val="20"/>
            <w:szCs w:val="24"/>
          </w:rPr>
          <w:delText>course-efficient antiviral drug as BXM</w:delText>
        </w:r>
      </w:del>
      <w:ins w:id="186" w:author="Revision" w:date="2026-05-09T00:57:00Z">
        <w:r w:rsidR="00A928AD" w:rsidRPr="00A928AD">
          <w:rPr>
            <w:rFonts w:ascii="Arial" w:eastAsia="Times New Roman" w:hAnsi="Arial" w:cs="Arial"/>
            <w:sz w:val="20"/>
            <w:szCs w:val="24"/>
          </w:rPr>
          <w:t>courses: its</w:t>
        </w:r>
      </w:ins>
      <w:r w:rsidR="00A928AD" w:rsidRPr="00A928AD">
        <w:rPr>
          <w:rFonts w:ascii="Arial" w:eastAsia="Times New Roman" w:hAnsi="Arial" w:cs="Arial"/>
          <w:sz w:val="20"/>
          <w:szCs w:val="24"/>
        </w:rPr>
        <w:t xml:space="preserve"> distribution doubles </w:t>
      </w:r>
      <w:del w:id="187" w:author="Revision" w:date="2026-05-09T00:57:00Z">
        <w:r w:rsidRPr="002764E8">
          <w:rPr>
            <w:rFonts w:ascii="Arial" w:eastAsia="Times New Roman" w:hAnsi="Arial" w:cs="Arial"/>
            <w:sz w:val="20"/>
            <w:szCs w:val="24"/>
          </w:rPr>
          <w:delText>the</w:delText>
        </w:r>
      </w:del>
      <w:ins w:id="188" w:author="Revision" w:date="2026-05-09T00:57:00Z">
        <w:r w:rsidR="00A928AD" w:rsidRPr="00A928AD">
          <w:rPr>
            <w:rFonts w:ascii="Arial" w:eastAsia="Times New Roman" w:hAnsi="Arial" w:cs="Arial"/>
            <w:sz w:val="20"/>
            <w:szCs w:val="24"/>
          </w:rPr>
          <w:t>pandemic death</w:t>
        </w:r>
      </w:ins>
      <w:r w:rsidR="00A928AD" w:rsidRPr="00A928AD">
        <w:rPr>
          <w:rFonts w:ascii="Arial" w:eastAsia="Times New Roman" w:hAnsi="Arial" w:cs="Arial"/>
          <w:sz w:val="20"/>
          <w:szCs w:val="24"/>
        </w:rPr>
        <w:t xml:space="preserve"> reduction</w:t>
      </w:r>
      <w:del w:id="189" w:author="Revision" w:date="2026-05-09T00:57:00Z">
        <w:r w:rsidRPr="002764E8">
          <w:rPr>
            <w:rFonts w:ascii="Arial" w:eastAsia="Times New Roman" w:hAnsi="Arial" w:cs="Arial"/>
            <w:sz w:val="20"/>
            <w:szCs w:val="24"/>
          </w:rPr>
          <w:delText xml:space="preserve"> in pandemic deaths</w:delText>
        </w:r>
      </w:del>
      <w:r w:rsidR="00A928AD" w:rsidRPr="00A928AD">
        <w:rPr>
          <w:rFonts w:ascii="Arial" w:eastAsia="Times New Roman" w:hAnsi="Arial" w:cs="Arial"/>
          <w:sz w:val="20"/>
          <w:szCs w:val="24"/>
        </w:rPr>
        <w:t xml:space="preserve"> relative to </w:t>
      </w:r>
      <w:r w:rsidR="00A928AD" w:rsidRPr="00A928AD">
        <w:rPr>
          <w:rFonts w:ascii="Arial" w:eastAsia="Times New Roman" w:hAnsi="Arial" w:cs="Arial"/>
          <w:sz w:val="20"/>
          <w:szCs w:val="24"/>
        </w:rPr>
        <w:lastRenderedPageBreak/>
        <w:t>oseltamivir</w:t>
      </w:r>
      <w:r w:rsidRPr="0027498E">
        <w:rPr>
          <w:rFonts w:ascii="Arial" w:eastAsia="Times New Roman" w:hAnsi="Arial" w:cs="Arial"/>
          <w:sz w:val="20"/>
          <w:szCs w:val="24"/>
        </w:rPr>
        <w:t>, with the potential to</w:t>
      </w:r>
      <w:r w:rsidR="00891524"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avert 37-68% of mean pandemic deaths, while requiring ~5-10% </w:t>
      </w:r>
      <w:del w:id="190" w:author="Revision" w:date="2026-05-09T00:57:00Z">
        <w:r w:rsidRPr="002764E8">
          <w:rPr>
            <w:rFonts w:ascii="Arial" w:eastAsia="Times New Roman" w:hAnsi="Arial" w:cs="Arial"/>
            <w:sz w:val="20"/>
            <w:szCs w:val="24"/>
          </w:rPr>
          <w:delText>less</w:delText>
        </w:r>
      </w:del>
      <w:ins w:id="191" w:author="Revision" w:date="2026-05-09T00:57:00Z">
        <w:r w:rsidR="00A928AD">
          <w:rPr>
            <w:rFonts w:ascii="Arial" w:eastAsia="Times New Roman" w:hAnsi="Arial" w:cs="Arial"/>
            <w:sz w:val="20"/>
            <w:szCs w:val="24"/>
          </w:rPr>
          <w:t>fewer</w:t>
        </w:r>
      </w:ins>
      <w:r w:rsidRPr="0027498E">
        <w:rPr>
          <w:rFonts w:ascii="Arial" w:eastAsia="Times New Roman" w:hAnsi="Arial" w:cs="Arial"/>
          <w:sz w:val="20"/>
          <w:szCs w:val="24"/>
        </w:rPr>
        <w:t xml:space="preserve"> courses of drugs. However, </w:t>
      </w:r>
      <w:r w:rsidRPr="0027498E">
        <w:rPr>
          <w:rFonts w:ascii="Arial" w:eastAsia="Times New Roman" w:hAnsi="Arial" w:cs="Arial"/>
          <w:sz w:val="20"/>
          <w:szCs w:val="24"/>
          <w:lang w:val="en-SG"/>
        </w:rPr>
        <w:t xml:space="preserve">due to existing patent and cost constraints on BXM, oseltamivir </w:t>
      </w:r>
      <w:r w:rsidR="00B60691" w:rsidRPr="0027498E">
        <w:rPr>
          <w:rFonts w:ascii="Arial" w:eastAsia="Times New Roman" w:hAnsi="Arial" w:cs="Arial"/>
          <w:sz w:val="20"/>
          <w:szCs w:val="24"/>
          <w:lang w:val="en-SG"/>
        </w:rPr>
        <w:t>remains</w:t>
      </w:r>
      <w:r w:rsidRPr="0027498E">
        <w:rPr>
          <w:rFonts w:ascii="Arial" w:eastAsia="Times New Roman" w:hAnsi="Arial" w:cs="Arial"/>
          <w:sz w:val="20"/>
          <w:szCs w:val="24"/>
          <w:lang w:val="en-SG"/>
        </w:rPr>
        <w:t xml:space="preserve"> the more accessible option for lower income countries.</w:t>
      </w:r>
      <w:r w:rsidR="009D0C15" w:rsidRPr="0027498E">
        <w:rPr>
          <w:rFonts w:ascii="Arial" w:eastAsia="Times New Roman" w:hAnsi="Arial" w:cs="Arial"/>
          <w:sz w:val="20"/>
          <w:szCs w:val="24"/>
          <w:lang w:val="en-SG"/>
        </w:rPr>
        <w:t xml:space="preserve"> </w:t>
      </w:r>
    </w:p>
    <w:p w14:paraId="0DEAF4B6" w14:textId="2DCCBFEC" w:rsidR="00DF39B4" w:rsidRDefault="009D0C15"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lang w:val="en-SG"/>
        </w:rPr>
        <w:t>The accessibility constraints of BXM are also complicated by the lack of transparency of national antiviral stockpiling strategies</w:t>
      </w:r>
      <w:del w:id="192" w:author="Revision" w:date="2026-05-09T00:57:00Z">
        <w:r w:rsidRPr="002764E8">
          <w:rPr>
            <w:rFonts w:ascii="Arial" w:eastAsia="Times New Roman" w:hAnsi="Arial" w:cs="Arial"/>
            <w:sz w:val="20"/>
            <w:szCs w:val="24"/>
            <w:lang w:val="en-SG"/>
          </w:rPr>
          <w:delText>,</w:delText>
        </w:r>
      </w:del>
      <w:ins w:id="193" w:author="Revision" w:date="2026-05-09T00:57:00Z">
        <w:r w:rsidR="004909D3">
          <w:rPr>
            <w:rFonts w:ascii="Arial" w:eastAsia="Times New Roman" w:hAnsi="Arial" w:cs="Arial"/>
            <w:sz w:val="20"/>
            <w:szCs w:val="24"/>
            <w:lang w:val="en-SG"/>
          </w:rPr>
          <w:t xml:space="preserve"> and</w:t>
        </w:r>
        <w:r w:rsidRPr="0027498E">
          <w:rPr>
            <w:rFonts w:ascii="Arial" w:eastAsia="Times New Roman" w:hAnsi="Arial" w:cs="Arial"/>
            <w:sz w:val="20"/>
            <w:szCs w:val="24"/>
            <w:lang w:val="en-SG"/>
          </w:rPr>
          <w:t xml:space="preserve"> </w:t>
        </w:r>
        <w:r w:rsidR="004909D3">
          <w:rPr>
            <w:rFonts w:ascii="Arial" w:eastAsia="Times New Roman" w:hAnsi="Arial" w:cs="Arial"/>
            <w:sz w:val="20"/>
            <w:szCs w:val="24"/>
            <w:lang w:val="en-SG"/>
          </w:rPr>
          <w:t>the</w:t>
        </w:r>
      </w:ins>
      <w:r w:rsidR="004909D3">
        <w:rPr>
          <w:rFonts w:ascii="Arial" w:eastAsia="Times New Roman" w:hAnsi="Arial" w:cs="Arial"/>
          <w:sz w:val="20"/>
          <w:szCs w:val="24"/>
          <w:lang w:val="en-SG"/>
        </w:rPr>
        <w:t xml:space="preserve"> </w:t>
      </w:r>
      <w:r w:rsidRPr="0027498E">
        <w:rPr>
          <w:rFonts w:ascii="Arial" w:eastAsia="Times New Roman" w:hAnsi="Arial" w:cs="Arial"/>
          <w:sz w:val="20"/>
          <w:szCs w:val="24"/>
          <w:lang w:val="en-SG"/>
        </w:rPr>
        <w:t xml:space="preserve">compounding challenges posed by opaque drug pricing. </w:t>
      </w:r>
      <w:r w:rsidR="00D206DA" w:rsidRPr="0027498E">
        <w:rPr>
          <w:rFonts w:ascii="Arial" w:eastAsia="Times New Roman" w:hAnsi="Arial" w:cs="Arial"/>
          <w:sz w:val="20"/>
          <w:szCs w:val="24"/>
          <w:lang w:val="en-SG"/>
        </w:rPr>
        <w:t xml:space="preserve">Unless global health actors, in particular high-income countries, muster the political will to address the many challenges underlying global health inequity </w:t>
      </w:r>
      <w:r w:rsidR="00D206DA"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{"citationID":"a15obqmrrpu","properties":{"formattedCitation":"(38, 39)","plainCitation":"(38, 39)","noteIndex":0},"citationItems":[{"id":220,"uris":["http://zotero.org/users/local/0pdZPGmr/items/LXS8BYPP","http://zotero.org/users/9596130/items/LXS8BYPP"],"itemData":{"id":220,"type":"article-journal","abstract":"Ethical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G."}],"issued":{"date-parts":[["2023",5,5]]}}},{"id":224,"uris":["http://zotero.org/users/local/0pdZPGmr/items/QDE34T82","http://zotero.org/users/9596130/items/QDE34T82"],"itemData":{"id":224,"type":"article-journal","container-title":"The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D206DA"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(38, 39)</w:t>
      </w:r>
      <w:r w:rsidR="00D206DA" w:rsidRPr="0027498E">
        <w:rPr>
          <w:rFonts w:ascii="Arial" w:eastAsia="Times New Roman" w:hAnsi="Arial" w:cs="Arial"/>
          <w:sz w:val="20"/>
          <w:szCs w:val="24"/>
          <w:lang w:val="en-SG"/>
        </w:rPr>
        <w:fldChar w:fldCharType="end"/>
      </w:r>
      <w:r w:rsidR="00D206DA" w:rsidRPr="0027498E">
        <w:rPr>
          <w:rFonts w:ascii="Arial" w:eastAsia="Times New Roman" w:hAnsi="Arial" w:cs="Arial"/>
          <w:sz w:val="20"/>
          <w:szCs w:val="24"/>
          <w:lang w:val="en-SG"/>
        </w:rPr>
        <w:t>, cooperation between regional states could present opportunities to increase affordable access to BXM, alongside other pandemic medicines</w:t>
      </w:r>
      <w:r w:rsidR="00580101" w:rsidRPr="0027498E">
        <w:rPr>
          <w:rFonts w:ascii="Arial" w:eastAsia="Times New Roman" w:hAnsi="Arial" w:cs="Arial"/>
          <w:sz w:val="20"/>
          <w:szCs w:val="24"/>
          <w:lang w:val="en-SG"/>
        </w:rPr>
        <w:t xml:space="preserve">, pre-pandemic </w:t>
      </w:r>
      <w:r w:rsidR="00D206DA" w:rsidRPr="0027498E">
        <w:rPr>
          <w:rFonts w:ascii="Arial" w:eastAsia="Times New Roman" w:hAnsi="Arial" w:cs="Arial"/>
          <w:sz w:val="20"/>
          <w:szCs w:val="24"/>
          <w:lang w:val="en-SG"/>
        </w:rPr>
        <w:t>vaccines</w:t>
      </w:r>
      <w:r w:rsidR="00580101" w:rsidRPr="0027498E">
        <w:rPr>
          <w:rFonts w:ascii="Arial" w:eastAsia="Times New Roman" w:hAnsi="Arial" w:cs="Arial"/>
          <w:sz w:val="20"/>
          <w:szCs w:val="24"/>
          <w:lang w:val="en-SG"/>
        </w:rPr>
        <w:t>, and emerging vaccine development technologies</w:t>
      </w:r>
      <w:r w:rsidR="00D206DA" w:rsidRPr="0027498E">
        <w:rPr>
          <w:rFonts w:ascii="Arial" w:eastAsia="Times New Roman" w:hAnsi="Arial" w:cs="Arial"/>
          <w:sz w:val="20"/>
          <w:szCs w:val="24"/>
          <w:lang w:val="en-SG"/>
        </w:rPr>
        <w:t xml:space="preserve">, before the next influenza pandemic through pooled procurement mechanisms and/or technology transfer agreements </w:t>
      </w:r>
      <w:r w:rsidR="00D206DA"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o9c6r3aai","properties":{"formattedCitation":"(40)","plainCitation":"(40)","noteIndex":0},"citationItems":[{"id":222,"uris":["http://zotero.org/users/local/0pdZPGmr/items/K6HNBRI8","http://zotero.org/users/9596130/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D206DA"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(40)</w:t>
      </w:r>
      <w:r w:rsidR="00D206DA" w:rsidRPr="0027498E">
        <w:rPr>
          <w:rFonts w:ascii="Arial" w:eastAsia="Times New Roman" w:hAnsi="Arial" w:cs="Arial"/>
          <w:sz w:val="20"/>
          <w:szCs w:val="24"/>
          <w:lang w:val="en-SG"/>
        </w:rPr>
        <w:fldChar w:fldCharType="end"/>
      </w:r>
      <w:r w:rsidR="00D206DA" w:rsidRPr="0027498E">
        <w:rPr>
          <w:rFonts w:ascii="Arial" w:eastAsia="Times New Roman" w:hAnsi="Arial" w:cs="Arial"/>
          <w:sz w:val="20"/>
          <w:szCs w:val="24"/>
          <w:lang w:val="en-SG"/>
        </w:rPr>
        <w:t xml:space="preserve">. Nonetheless, </w:t>
      </w:r>
      <w:r w:rsidR="00D206DA" w:rsidRPr="0027498E">
        <w:rPr>
          <w:rFonts w:ascii="Arial" w:eastAsia="Times New Roman" w:hAnsi="Arial" w:cs="Arial"/>
          <w:sz w:val="20"/>
          <w:szCs w:val="24"/>
        </w:rPr>
        <w:t xml:space="preserve">procuring enough antivirals to sufficiently meet demand does not necessarily confer the aforementioned impact estimates unless similar investments are made to public health infrastructure to ensure prompt drug distribution across a country upon pandemic initiation, with enough testing resources to identify most symptomatic individuals shortly after infection. </w:t>
      </w:r>
    </w:p>
    <w:p w14:paraId="3F0F3CEB" w14:textId="4F29B3FE" w:rsidR="00D206DA" w:rsidRPr="0027498E" w:rsidRDefault="00DF39B4" w:rsidP="00B521D7">
      <w:pPr>
        <w:spacing w:after="120" w:line="480" w:lineRule="auto"/>
        <w:rPr>
          <w:ins w:id="194" w:author="Revision" w:date="2026-05-09T00:57:00Z"/>
          <w:rFonts w:ascii="Arial" w:eastAsia="Times New Roman" w:hAnsi="Arial" w:cs="Arial"/>
          <w:sz w:val="20"/>
          <w:szCs w:val="24"/>
        </w:rPr>
      </w:pPr>
      <w:ins w:id="195" w:author="Revision" w:date="2026-05-09T00:57:00Z">
        <w:r w:rsidRPr="00DF39B4">
          <w:rPr>
            <w:rFonts w:ascii="Arial" w:eastAsia="Times New Roman" w:hAnsi="Arial" w:cs="Arial"/>
            <w:sz w:val="20"/>
            <w:szCs w:val="24"/>
          </w:rPr>
          <w:t>The urgency of pre-pandemic stockpiling is underscored by the severe time-sensitivity of antiviral effectiveness. Our modelling estimates that each week of delay in initiating country-wide test-and-treat distribution reduces mean deaths averted by approximately 1% under moderate pandemic conditions, rising to nearly 3% per week under a COVID-19-like pandemic scenario where rapid epidemic growth leaves little margin for logistical delays. A stockpile that exists on paper but cannot be rapidly deployed therefore provides a false sense of preparedness. Procuring antivirals is necessary but insufficient</w:t>
        </w:r>
        <w:r>
          <w:rPr>
            <w:rFonts w:ascii="Arial" w:eastAsia="Times New Roman" w:hAnsi="Arial" w:cs="Arial"/>
            <w:sz w:val="20"/>
            <w:szCs w:val="24"/>
          </w:rPr>
          <w:t xml:space="preserve">; </w:t>
        </w:r>
        <w:r w:rsidRPr="00DF39B4">
          <w:rPr>
            <w:rFonts w:ascii="Arial" w:eastAsia="Times New Roman" w:hAnsi="Arial" w:cs="Arial"/>
            <w:sz w:val="20"/>
            <w:szCs w:val="24"/>
          </w:rPr>
          <w:t>equivalent investment in the public health infrastructure required for prompt detection, testing, and distribution is inseparable from the stockpile's value.</w:t>
        </w:r>
      </w:ins>
    </w:p>
    <w:p w14:paraId="46A0CB3A" w14:textId="77777777"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Under limited availability, age-based rationing of BXM while providing oseltamivir to the rest of the population can substantially lower BXM demand even though total antiviral courses needed will likely remain unchanged. Rationing for individuals with greater risk of mortality (i.e. the elderly) or those with greater mobility, and thus more likely to spread the virus (i.e. young individuals), would </w:t>
      </w:r>
      <w:r w:rsidRPr="0027498E">
        <w:rPr>
          <w:rFonts w:ascii="Arial" w:eastAsia="Times New Roman" w:hAnsi="Arial" w:cs="Arial"/>
          <w:sz w:val="20"/>
          <w:szCs w:val="24"/>
        </w:rPr>
        <w:lastRenderedPageBreak/>
        <w:t>both lead to more pandemic deaths, the magnitude of which depends on the pandemic scenario. However, rationing BXM for the elderly could lead to far greater reduction in BXM demand by &gt;90%. Cost-effectiveness analyses should be performed to determine the appropriateness of age-based rationing under different pandemic scenarios and country-specific drug prices but are beyond the scope of this work.</w:t>
      </w:r>
    </w:p>
    <w:p w14:paraId="21A15154" w14:textId="2773DEAF"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Besides treatment, providing antivirals as PEP to exposed contacts could confer additional benefits in reducing disease burden. Household members of index patients are potentially easier contact tracing targets for PEP distribution and a recent modelling study found that combining treatment of the index patient and PEP for exposed household members could yield considerable reduction in burden within individual households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mich50v2s","properties":{"formattedCitation":"(41)","plainCitation":"(41)","noteIndex":0},"citationItems":[{"id":198,"uris":["http://zotero.org/users/local/0pdZPGmr/items/Q5INLANI","http://zotero.org/users/9596130/items/Q5INLANI"],"itemData":{"id":198,"type":"article-journal","abstract":"Author summary  Why was this study done?   The attack rate of acute respiratory viruses is particularly high in households. Antiviral treatments can be strategically used to break transmission chains and reduce virus burden, however their use is limited by the difficulty to understand the factors that determine their effectiveness.   Two distinct antiviral strategies, either treating the index individual upon diagnosis, or treating all household members upon index diagnosis, can be evaluated in terms of their reduction of viral infections and virological burden in the household.     What did we do and find?   We developed a theoretical framework to determine the impact of antiviral treatment in households, integrating the complex interplay between viral load dynamics, antiviral treatment initiation with respect to symptom onset and peak viral load, secondary attack rate and household size.   All strategies reduce the number of infections by more than 50% when antiviral treatment can be be administered before symptom onset of the index case, but not after.   Treatment initiated after symptom onset are effective in reducing the virological burden in household, in particular when both index cases and household contacts are treated and peak viral load occurs after symptom onset.   The effectiveness of antiviral treatment strategies is larger for SAR ranging between 20 and 80%, and increases with the size of the household.     What do these findings mean?   Our work offers a theoretical framework to anticipate the effectiveness of antiviral strategies in households. It can be used to optimize prescription strategies aiming to prevent viral transmission and reduce disease burden in households.","container-title":"PLOS Computational Biology","DOI":"10.1371/journal.pcbi.1012573","issue":"12","journalAbbreviation":"PLOS Computational Biology","note":"publisher: Public Library of Science","page":"e1012573","title":"Modelling the effectiveness of antiviral treatment strategies to prevent household transmission of acute respiratory viruses","volume":"20","author":[{"family":"Zaaraoui","given":"Hind"},{"family":"Schumer","given":"Clarisse"},{"family":"Duval","given":"Xavier"},{"family":"Hoen","given":"Bruno"},{"family":"Opatowski","given":"Lulla"},{"family":"Guedj","given":"Jérémie"}],"issued":{"date-parts":[["2024",12,5]]}}}],"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However, given the heightened risk of infection during a pandemic across the population, independent of country-level effects, distributing BXM to household contacts would only lead to modest population-level increase in mean pandemic deaths averted by ~5% while increasing mean BXM demand by &gt;30%. PEP would only additionally reduce disease burden in settings where the mean household size is </w:t>
      </w:r>
      <w:r w:rsidRPr="0027498E">
        <w:rPr>
          <w:rFonts w:ascii="Arial" w:eastAsia="Times New Roman" w:hAnsi="Arial" w:cs="Arial"/>
          <w:sz w:val="20"/>
          <w:szCs w:val="24"/>
          <w:lang w:val="en-SG"/>
        </w:rPr>
        <w:t>≥4</w:t>
      </w:r>
      <w:r w:rsidRPr="0027498E">
        <w:rPr>
          <w:rFonts w:ascii="Arial" w:eastAsia="Times New Roman" w:hAnsi="Arial" w:cs="Arial"/>
          <w:sz w:val="20"/>
          <w:szCs w:val="24"/>
        </w:rPr>
        <w:t xml:space="preserve">. Under limited drug availability and/or below the mean household size of four, prioritizing antiviral drugs for treatment as opposed to PEP is more effective and treatment course-efficient considering population-level outcomes. </w:t>
      </w:r>
    </w:p>
    <w:p w14:paraId="44B9D483" w14:textId="7A7D57A7"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Finally, it is important to consider the degree to which antiviral resistance attenuates impact as it may be more prudent to limit BXM to individuals that would most likely derive clinical benefit from treatment as opposed to mass antiviral distribution. When assuming mean treatment-emergent prevalence of BXM resistant mutations was similar to seasonal A/H3N2 infections, percentage reduction in mean pandemic deaths under the spread of BXM resistance was still substantial, estimated to be &gt;24% compared to no intervention. As such, in spite of resistance spread, mass distributing BXM for treatment could still lead to substantial life-saving benefits. Various strategies have been proposed to potentially suppress the spread of resistance, such as cycling the distribution of two different antiviral drugs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MNsOd8TC","properties":{"formattedCitation":"(42)","plainCitation":"(42)","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combining them for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{"citationID":"yB8rkC3c","properties":{"unsorted":true,"formattedCitation":"(43, 44)","plainCitation":"(43, 44)","noteIndex":0},"citationItems":[{"id":76,"uris":["http://zotero.org/users/local/0pdZPGmr/items/UB9JPX4M","http://zotero.org/users/9596130/items/UB9JPX4M"],"itemData":{"id":76,"type":"article-journal","abstract":"Baloxavir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http://zotero.org/users/9596130/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(43, 44)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Previous modelling work showed that either strategy could work well to suppress resistance spread if the </w:t>
      </w:r>
      <w:r w:rsidRPr="0027498E">
        <w:rPr>
          <w:rFonts w:ascii="Arial" w:eastAsia="Times New Roman" w:hAnsi="Arial" w:cs="Arial"/>
          <w:sz w:val="20"/>
          <w:szCs w:val="24"/>
        </w:rPr>
        <w:lastRenderedPageBreak/>
        <w:t xml:space="preserve">probability of resistance emergence of the primary antiviral drug is &lt;5%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161moef6fe","properties":{"formattedCitation":"(42)","plainCitation":"(42)","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which could be the case if treatment-emergent resistance prevalence of the pandemic virus is similar to that empirically observed for A/H1N1pdm09 infections.     </w:t>
      </w:r>
    </w:p>
    <w:p w14:paraId="281A8CFE" w14:textId="22EB7CD4" w:rsidR="00D206DA" w:rsidRPr="0027498E" w:rsidRDefault="00D206DA" w:rsidP="00B521D7">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There are limitations to our study. First, we</w:t>
      </w:r>
      <w:r w:rsidRPr="0027498E">
        <w:rPr>
          <w:rFonts w:ascii="Arial" w:eastAsia="Times New Roman" w:hAnsi="Arial" w:cs="Arial"/>
          <w:sz w:val="20"/>
          <w:szCs w:val="24"/>
        </w:rPr>
        <w:t xml:space="preserve"> used clinical observations on viral load dynamics, treatment effectiveness and resistance prevalence measured for seasonal influenza virus infections to parameterize our model. While a future pandemic virus can have distinct epidemiological properties, </w:t>
      </w:r>
      <w:r w:rsidRPr="0027498E">
        <w:rPr>
          <w:rFonts w:ascii="Arial" w:eastAsia="Times New Roman" w:hAnsi="Arial" w:cs="Arial"/>
          <w:sz w:val="20"/>
          <w:szCs w:val="24"/>
          <w:lang w:val="en-SG"/>
        </w:rPr>
        <w:t>in contrast to extrapolations considered in previous studies,</w:t>
      </w:r>
      <w:r w:rsidRPr="0027498E">
        <w:rPr>
          <w:rFonts w:ascii="Arial" w:eastAsia="Times New Roman" w:hAnsi="Arial" w:cs="Arial"/>
          <w:sz w:val="20"/>
          <w:szCs w:val="24"/>
        </w:rPr>
        <w:t xml:space="preserve"> </w:t>
      </w:r>
      <w:r w:rsidRPr="0027498E">
        <w:rPr>
          <w:rFonts w:ascii="Arial" w:eastAsia="Times New Roman" w:hAnsi="Arial" w:cs="Arial"/>
          <w:sz w:val="20"/>
          <w:szCs w:val="24"/>
          <w:lang w:val="en-SG"/>
        </w:rPr>
        <w:t>we sought to inform antiviral treatment demand and impact using a model that is grounded on up-to-date, high-quality empirical data.</w:t>
      </w:r>
      <w:r w:rsidR="0028587E">
        <w:rPr>
          <w:rFonts w:ascii="Arial" w:eastAsia="Times New Roman" w:hAnsi="Arial" w:cs="Arial"/>
          <w:sz w:val="20"/>
          <w:szCs w:val="24"/>
          <w:lang w:val="en-SG"/>
        </w:rPr>
        <w:t xml:space="preserve"> </w:t>
      </w:r>
      <w:del w:id="196" w:author="Revision" w:date="2026-05-09T00:57:00Z">
        <w:r w:rsidR="00EF5897" w:rsidRPr="002764E8">
          <w:rPr>
            <w:rFonts w:ascii="Arial" w:eastAsia="Times New Roman" w:hAnsi="Arial" w:cs="Arial"/>
            <w:sz w:val="20"/>
            <w:szCs w:val="24"/>
            <w:lang w:val="en-SG"/>
          </w:rPr>
          <w:delText>Second</w:delText>
        </w:r>
      </w:del>
      <w:ins w:id="197" w:author="Revision" w:date="2026-05-09T00:57:00Z">
        <w:r w:rsidR="0028587E">
          <w:rPr>
            <w:rFonts w:ascii="Arial" w:eastAsia="Times New Roman" w:hAnsi="Arial" w:cs="Arial"/>
            <w:sz w:val="20"/>
            <w:szCs w:val="24"/>
            <w:lang w:val="en-SG"/>
          </w:rPr>
          <w:t>Second, our deterministic estimates of</w:t>
        </w:r>
        <w:r w:rsidR="00F947C2">
          <w:rPr>
            <w:rFonts w:ascii="Arial" w:eastAsia="Times New Roman" w:hAnsi="Arial" w:cs="Arial"/>
            <w:sz w:val="20"/>
            <w:szCs w:val="24"/>
            <w:lang w:val="en-SG"/>
          </w:rPr>
          <w:t xml:space="preserve"> mean</w:t>
        </w:r>
        <w:r w:rsidR="0028587E">
          <w:rPr>
            <w:rFonts w:ascii="Arial" w:eastAsia="Times New Roman" w:hAnsi="Arial" w:cs="Arial"/>
            <w:sz w:val="20"/>
            <w:szCs w:val="24"/>
            <w:lang w:val="en-SG"/>
          </w:rPr>
          <w:t xml:space="preserve"> deaths averted</w:t>
        </w:r>
        <w:r w:rsidR="000C5DF8">
          <w:rPr>
            <w:rFonts w:ascii="Arial" w:eastAsia="Times New Roman" w:hAnsi="Arial" w:cs="Arial"/>
            <w:sz w:val="20"/>
            <w:szCs w:val="24"/>
            <w:lang w:val="en-SG"/>
          </w:rPr>
          <w:t xml:space="preserve"> </w:t>
        </w:r>
        <w:r w:rsidR="0028587E">
          <w:rPr>
            <w:rFonts w:ascii="Arial" w:eastAsia="Times New Roman" w:hAnsi="Arial" w:cs="Arial"/>
            <w:sz w:val="20"/>
            <w:szCs w:val="24"/>
            <w:lang w:val="en-SG"/>
          </w:rPr>
          <w:t xml:space="preserve">represent the </w:t>
        </w:r>
        <w:r w:rsidR="000C5DF8">
          <w:rPr>
            <w:rFonts w:ascii="Arial" w:eastAsia="Times New Roman" w:hAnsi="Arial" w:cs="Arial"/>
            <w:sz w:val="20"/>
            <w:szCs w:val="24"/>
            <w:lang w:val="en-SG"/>
          </w:rPr>
          <w:t>central expected</w:t>
        </w:r>
        <w:r w:rsidR="0028587E">
          <w:rPr>
            <w:rFonts w:ascii="Arial" w:eastAsia="Times New Roman" w:hAnsi="Arial" w:cs="Arial"/>
            <w:sz w:val="20"/>
            <w:szCs w:val="24"/>
            <w:lang w:val="en-SG"/>
          </w:rPr>
          <w:t xml:space="preserve"> impact value</w:t>
        </w:r>
        <w:r w:rsidR="000C5DF8">
          <w:rPr>
            <w:rFonts w:ascii="Arial" w:eastAsia="Times New Roman" w:hAnsi="Arial" w:cs="Arial"/>
            <w:sz w:val="20"/>
            <w:szCs w:val="24"/>
            <w:lang w:val="en-SG"/>
          </w:rPr>
          <w:t xml:space="preserve"> for each antiviral</w:t>
        </w:r>
        <w:r w:rsidR="0028587E">
          <w:rPr>
            <w:rFonts w:ascii="Arial" w:eastAsia="Times New Roman" w:hAnsi="Arial" w:cs="Arial"/>
            <w:sz w:val="20"/>
            <w:szCs w:val="24"/>
            <w:lang w:val="en-SG"/>
          </w:rPr>
          <w:t xml:space="preserve">. There </w:t>
        </w:r>
        <w:r w:rsidR="00E52B81">
          <w:rPr>
            <w:rFonts w:ascii="Arial" w:eastAsia="Times New Roman" w:hAnsi="Arial" w:cs="Arial"/>
            <w:sz w:val="20"/>
            <w:szCs w:val="24"/>
            <w:lang w:val="en-SG"/>
          </w:rPr>
          <w:t>is</w:t>
        </w:r>
        <w:r w:rsidR="0028587E">
          <w:rPr>
            <w:rFonts w:ascii="Arial" w:eastAsia="Times New Roman" w:hAnsi="Arial" w:cs="Arial"/>
            <w:sz w:val="20"/>
            <w:szCs w:val="24"/>
            <w:lang w:val="en-SG"/>
          </w:rPr>
          <w:t xml:space="preserve"> </w:t>
        </w:r>
        <w:r w:rsidR="000C5DF8">
          <w:rPr>
            <w:rFonts w:ascii="Arial" w:eastAsia="Times New Roman" w:hAnsi="Arial" w:cs="Arial"/>
            <w:sz w:val="20"/>
            <w:szCs w:val="24"/>
            <w:lang w:val="en-SG"/>
          </w:rPr>
          <w:t>considerable</w:t>
        </w:r>
        <w:r w:rsidR="0028587E">
          <w:rPr>
            <w:rFonts w:ascii="Arial" w:eastAsia="Times New Roman" w:hAnsi="Arial" w:cs="Arial"/>
            <w:sz w:val="20"/>
            <w:szCs w:val="24"/>
            <w:lang w:val="en-SG"/>
          </w:rPr>
          <w:t xml:space="preserve"> variability in observed viral load dynamics and transmission reduction benefit reported in clinical trials such that the</w:t>
        </w:r>
        <w:r w:rsidR="000C5DF8">
          <w:rPr>
            <w:rFonts w:ascii="Arial" w:eastAsia="Times New Roman" w:hAnsi="Arial" w:cs="Arial"/>
            <w:sz w:val="20"/>
            <w:szCs w:val="24"/>
            <w:lang w:val="en-SG"/>
          </w:rPr>
          <w:t xml:space="preserve"> true</w:t>
        </w:r>
        <w:r w:rsidR="0028587E">
          <w:rPr>
            <w:rFonts w:ascii="Arial" w:eastAsia="Times New Roman" w:hAnsi="Arial" w:cs="Arial"/>
            <w:sz w:val="20"/>
            <w:szCs w:val="24"/>
            <w:lang w:val="en-SG"/>
          </w:rPr>
          <w:t xml:space="preserve"> impact of BXM </w:t>
        </w:r>
        <w:r w:rsidR="00364BD8">
          <w:rPr>
            <w:rFonts w:ascii="Arial" w:eastAsia="Times New Roman" w:hAnsi="Arial" w:cs="Arial"/>
            <w:sz w:val="20"/>
            <w:szCs w:val="24"/>
            <w:lang w:val="en-SG"/>
          </w:rPr>
          <w:t>could</w:t>
        </w:r>
        <w:r w:rsidR="0028587E">
          <w:rPr>
            <w:rFonts w:ascii="Arial" w:eastAsia="Times New Roman" w:hAnsi="Arial" w:cs="Arial"/>
            <w:sz w:val="20"/>
            <w:szCs w:val="24"/>
            <w:lang w:val="en-SG"/>
          </w:rPr>
          <w:t xml:space="preserve"> be lower</w:t>
        </w:r>
        <w:r w:rsidR="0047629C">
          <w:rPr>
            <w:rFonts w:ascii="Arial" w:eastAsia="Times New Roman" w:hAnsi="Arial" w:cs="Arial"/>
            <w:sz w:val="20"/>
            <w:szCs w:val="24"/>
            <w:lang w:val="en-SG"/>
          </w:rPr>
          <w:t xml:space="preserve"> </w:t>
        </w:r>
        <w:r w:rsidR="0028587E">
          <w:rPr>
            <w:rFonts w:ascii="Arial" w:eastAsia="Times New Roman" w:hAnsi="Arial" w:cs="Arial"/>
            <w:sz w:val="20"/>
            <w:szCs w:val="24"/>
            <w:lang w:val="en-SG"/>
          </w:rPr>
          <w:t xml:space="preserve">than our estimates. </w:t>
        </w:r>
        <w:r w:rsidR="000C5DF8">
          <w:rPr>
            <w:rFonts w:ascii="Arial" w:eastAsia="Times New Roman" w:hAnsi="Arial" w:cs="Arial"/>
            <w:sz w:val="20"/>
            <w:szCs w:val="24"/>
            <w:lang w:val="en-SG"/>
          </w:rPr>
          <w:t>Nonetheless</w:t>
        </w:r>
        <w:r w:rsidR="0028587E">
          <w:rPr>
            <w:rFonts w:ascii="Arial" w:eastAsia="Times New Roman" w:hAnsi="Arial" w:cs="Arial"/>
            <w:sz w:val="20"/>
            <w:szCs w:val="24"/>
            <w:lang w:val="en-SG"/>
          </w:rPr>
          <w:t xml:space="preserve">, </w:t>
        </w:r>
        <w:r w:rsidR="000C5DF8">
          <w:rPr>
            <w:rFonts w:ascii="Arial" w:eastAsia="Times New Roman" w:hAnsi="Arial" w:cs="Arial"/>
            <w:sz w:val="20"/>
            <w:szCs w:val="24"/>
            <w:lang w:val="en-SG"/>
          </w:rPr>
          <w:t>our</w:t>
        </w:r>
        <w:r w:rsidR="0028587E">
          <w:rPr>
            <w:rFonts w:ascii="Arial" w:eastAsia="Times New Roman" w:hAnsi="Arial" w:cs="Arial"/>
            <w:sz w:val="20"/>
            <w:szCs w:val="24"/>
            <w:lang w:val="en-SG"/>
          </w:rPr>
          <w:t xml:space="preserve"> sensitivity analyses </w:t>
        </w:r>
        <w:r w:rsidR="000C5DF8">
          <w:rPr>
            <w:rFonts w:ascii="Arial" w:eastAsia="Times New Roman" w:hAnsi="Arial" w:cs="Arial"/>
            <w:sz w:val="20"/>
            <w:szCs w:val="24"/>
            <w:lang w:val="en-SG"/>
          </w:rPr>
          <w:t xml:space="preserve">consistently </w:t>
        </w:r>
        <w:r w:rsidR="0028587E">
          <w:rPr>
            <w:rFonts w:ascii="Arial" w:eastAsia="Times New Roman" w:hAnsi="Arial" w:cs="Arial"/>
            <w:sz w:val="20"/>
            <w:szCs w:val="24"/>
            <w:lang w:val="en-SG"/>
          </w:rPr>
          <w:t>demonstrat</w:t>
        </w:r>
        <w:r w:rsidR="000C5DF8">
          <w:rPr>
            <w:rFonts w:ascii="Arial" w:eastAsia="Times New Roman" w:hAnsi="Arial" w:cs="Arial"/>
            <w:sz w:val="20"/>
            <w:szCs w:val="24"/>
            <w:lang w:val="en-SG"/>
          </w:rPr>
          <w:t>ed</w:t>
        </w:r>
        <w:r w:rsidR="0028587E">
          <w:rPr>
            <w:rFonts w:ascii="Arial" w:eastAsia="Times New Roman" w:hAnsi="Arial" w:cs="Arial"/>
            <w:sz w:val="20"/>
            <w:szCs w:val="24"/>
            <w:lang w:val="en-SG"/>
          </w:rPr>
          <w:t xml:space="preserve"> that BXM could likely </w:t>
        </w:r>
        <w:r w:rsidR="0047629C">
          <w:rPr>
            <w:rFonts w:ascii="Arial" w:eastAsia="Times New Roman" w:hAnsi="Arial" w:cs="Arial"/>
            <w:sz w:val="20"/>
            <w:szCs w:val="24"/>
            <w:lang w:val="en-SG"/>
          </w:rPr>
          <w:t>reduce more</w:t>
        </w:r>
        <w:r w:rsidR="0028587E">
          <w:rPr>
            <w:rFonts w:ascii="Arial" w:eastAsia="Times New Roman" w:hAnsi="Arial" w:cs="Arial"/>
            <w:sz w:val="20"/>
            <w:szCs w:val="24"/>
            <w:lang w:val="en-SG"/>
          </w:rPr>
          <w:t xml:space="preserve"> transmissions, and thereby yield greater deaths averted compared to OSL in spite of the uncertainty.</w:t>
        </w:r>
        <w:r w:rsidRPr="0027498E">
          <w:rPr>
            <w:rFonts w:ascii="Arial" w:eastAsia="Times New Roman" w:hAnsi="Arial" w:cs="Arial"/>
            <w:sz w:val="20"/>
            <w:szCs w:val="24"/>
            <w:lang w:val="en-SG"/>
          </w:rPr>
          <w:t xml:space="preserve"> </w:t>
        </w:r>
        <w:r w:rsidR="0028587E">
          <w:rPr>
            <w:rFonts w:ascii="Arial" w:eastAsia="Times New Roman" w:hAnsi="Arial" w:cs="Arial"/>
            <w:sz w:val="20"/>
            <w:szCs w:val="24"/>
            <w:lang w:val="en-SG"/>
          </w:rPr>
          <w:t>Third</w:t>
        </w:r>
      </w:ins>
      <w:r w:rsidRPr="0027498E">
        <w:rPr>
          <w:rFonts w:ascii="Arial" w:eastAsia="Times New Roman" w:hAnsi="Arial" w:cs="Arial"/>
          <w:sz w:val="20"/>
          <w:szCs w:val="24"/>
          <w:lang w:val="en-SG"/>
        </w:rPr>
        <w:t xml:space="preserve">, although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 </w:t>
      </w:r>
      <w:r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1ur0dh6ak3","properties":{"formattedCitation":"(45)","plainCitation":"(45)","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(45)</w:t>
      </w:r>
      <w:r w:rsidRPr="0027498E">
        <w:rPr>
          <w:rFonts w:ascii="Arial" w:eastAsia="Times New Roman" w:hAnsi="Arial" w:cs="Arial"/>
          <w:sz w:val="20"/>
          <w:szCs w:val="24"/>
          <w:lang w:val="en-SG"/>
        </w:rPr>
        <w:fldChar w:fldCharType="end"/>
      </w:r>
      <w:r w:rsidRPr="0027498E">
        <w:rPr>
          <w:rFonts w:ascii="Arial" w:eastAsia="Times New Roman" w:hAnsi="Arial" w:cs="Arial"/>
          <w:sz w:val="20"/>
          <w:szCs w:val="24"/>
          <w:lang w:val="en-SG"/>
        </w:rPr>
        <w:t xml:space="preserve">, false positives are unlikely going to change our antiviral demand and impact estimates substantially. Finally, our country-level modelling framework and results are intended to inform public health planning and distribution of antiviral stockpiles for individual countries. We have also only considered the impact of drug resistance spread owing to endogenous emergence of resistant mutations within the country and not by exogeneous introduction. Future work should investigate the impact of global resistance transmission dynamics on antiviral effectiveness.         </w:t>
      </w:r>
    </w:p>
    <w:p w14:paraId="7550C69C" w14:textId="1D31A19F" w:rsidR="00E6133D" w:rsidRPr="0027498E" w:rsidRDefault="00FE6F60" w:rsidP="00B521D7">
      <w:pPr>
        <w:pBdr>
          <w:top w:val="nil"/>
          <w:left w:val="nil"/>
          <w:bottom w:val="nil"/>
          <w:right w:val="nil"/>
          <w:between w:val="nil"/>
        </w:pBdr>
        <w:spacing w:after="0" w:line="480" w:lineRule="auto"/>
        <w:contextualSpacing/>
        <w:rPr>
          <w:rFonts w:ascii="Arial" w:hAnsi="Arial" w:cs="Arial"/>
          <w:b/>
          <w:color w:val="000000"/>
          <w:sz w:val="20"/>
          <w:szCs w:val="20"/>
        </w:rPr>
      </w:pPr>
      <w:r w:rsidRPr="00FE6F60">
        <w:rPr>
          <w:rFonts w:ascii="Arial" w:eastAsia="Times New Roman" w:hAnsi="Arial" w:cs="Arial"/>
          <w:sz w:val="20"/>
          <w:szCs w:val="24"/>
          <w:lang w:val="en-SG"/>
        </w:rPr>
        <w:t xml:space="preserve">Influenza </w:t>
      </w:r>
      <w:del w:id="198" w:author="Revision" w:date="2026-05-09T00:57:00Z">
        <w:r w:rsidR="00D206DA" w:rsidRPr="002764E8">
          <w:rPr>
            <w:rFonts w:ascii="Arial" w:eastAsia="Times New Roman" w:hAnsi="Arial" w:cs="Arial"/>
            <w:sz w:val="20"/>
            <w:szCs w:val="24"/>
            <w:lang w:val="en-SG"/>
          </w:rPr>
          <w:delText>antiviral drugs, in particular</w:delText>
        </w:r>
      </w:del>
      <w:ins w:id="199" w:author="Revision" w:date="2026-05-09T00:57:00Z">
        <w:r w:rsidRPr="00FE6F60">
          <w:rPr>
            <w:rFonts w:ascii="Arial" w:eastAsia="Times New Roman" w:hAnsi="Arial" w:cs="Arial"/>
            <w:sz w:val="20"/>
            <w:szCs w:val="24"/>
            <w:lang w:val="en-SG"/>
          </w:rPr>
          <w:t>antivirals, particularly</w:t>
        </w:r>
      </w:ins>
      <w:r w:rsidRPr="00FE6F60">
        <w:rPr>
          <w:rFonts w:ascii="Arial" w:eastAsia="Times New Roman" w:hAnsi="Arial" w:cs="Arial"/>
          <w:sz w:val="20"/>
          <w:szCs w:val="24"/>
          <w:lang w:val="en-SG"/>
        </w:rPr>
        <w:t xml:space="preserve"> BXM given its demonstrated </w:t>
      </w:r>
      <w:del w:id="200" w:author="Revision" w:date="2026-05-09T00:57:00Z">
        <w:r w:rsidR="00D206DA" w:rsidRPr="002764E8">
          <w:rPr>
            <w:rFonts w:ascii="Arial" w:eastAsia="Times New Roman" w:hAnsi="Arial" w:cs="Arial"/>
            <w:sz w:val="20"/>
            <w:szCs w:val="24"/>
            <w:lang w:val="en-SG"/>
          </w:rPr>
          <w:delText xml:space="preserve">clinical </w:delText>
        </w:r>
      </w:del>
      <w:r w:rsidRPr="00FE6F60">
        <w:rPr>
          <w:rFonts w:ascii="Arial" w:eastAsia="Times New Roman" w:hAnsi="Arial" w:cs="Arial"/>
          <w:sz w:val="20"/>
          <w:szCs w:val="24"/>
          <w:lang w:val="en-SG"/>
        </w:rPr>
        <w:t xml:space="preserve">effectiveness in </w:t>
      </w:r>
      <w:del w:id="201" w:author="Revision" w:date="2026-05-09T00:57:00Z">
        <w:r w:rsidR="00D206DA" w:rsidRPr="002764E8">
          <w:rPr>
            <w:rFonts w:ascii="Arial" w:eastAsia="Times New Roman" w:hAnsi="Arial" w:cs="Arial"/>
            <w:sz w:val="20"/>
            <w:szCs w:val="24"/>
            <w:lang w:val="en-SG"/>
          </w:rPr>
          <w:delText>lowering</w:delText>
        </w:r>
      </w:del>
      <w:ins w:id="202" w:author="Revision" w:date="2026-05-09T00:57:00Z">
        <w:r w:rsidRPr="00FE6F60">
          <w:rPr>
            <w:rFonts w:ascii="Arial" w:eastAsia="Times New Roman" w:hAnsi="Arial" w:cs="Arial"/>
            <w:sz w:val="20"/>
            <w:szCs w:val="24"/>
            <w:lang w:val="en-SG"/>
          </w:rPr>
          <w:t>reducing</w:t>
        </w:r>
      </w:ins>
      <w:r w:rsidRPr="00FE6F60">
        <w:rPr>
          <w:rFonts w:ascii="Arial" w:eastAsia="Times New Roman" w:hAnsi="Arial" w:cs="Arial"/>
          <w:sz w:val="20"/>
          <w:szCs w:val="24"/>
          <w:lang w:val="en-SG"/>
        </w:rPr>
        <w:t xml:space="preserve"> transmission</w:t>
      </w:r>
      <w:del w:id="203" w:author="Revision" w:date="2026-05-09T00:57:00Z">
        <w:r w:rsidR="00D206DA" w:rsidRPr="002764E8">
          <w:rPr>
            <w:rFonts w:ascii="Arial" w:eastAsia="Times New Roman" w:hAnsi="Arial" w:cs="Arial"/>
            <w:sz w:val="20"/>
            <w:szCs w:val="24"/>
            <w:lang w:val="en-SG"/>
          </w:rPr>
          <w:delText xml:space="preserve"> risks</w:delText>
        </w:r>
      </w:del>
      <w:r w:rsidRPr="00FE6F60">
        <w:rPr>
          <w:rFonts w:ascii="Arial" w:eastAsia="Times New Roman" w:hAnsi="Arial" w:cs="Arial"/>
          <w:sz w:val="20"/>
          <w:szCs w:val="24"/>
          <w:lang w:val="en-SG"/>
        </w:rPr>
        <w:t xml:space="preserve">, have the potential to </w:t>
      </w:r>
      <w:del w:id="204" w:author="Revision" w:date="2026-05-09T00:57:00Z">
        <w:r w:rsidR="00D206DA" w:rsidRPr="002764E8">
          <w:rPr>
            <w:rFonts w:ascii="Arial" w:eastAsia="Times New Roman" w:hAnsi="Arial" w:cs="Arial"/>
            <w:sz w:val="20"/>
            <w:szCs w:val="24"/>
            <w:lang w:val="en-SG"/>
          </w:rPr>
          <w:delText>significantly</w:delText>
        </w:r>
      </w:del>
      <w:ins w:id="205" w:author="Revision" w:date="2026-05-09T00:57:00Z">
        <w:r w:rsidRPr="00FE6F60">
          <w:rPr>
            <w:rFonts w:ascii="Arial" w:eastAsia="Times New Roman" w:hAnsi="Arial" w:cs="Arial"/>
            <w:sz w:val="20"/>
            <w:szCs w:val="24"/>
            <w:lang w:val="en-SG"/>
          </w:rPr>
          <w:t>substantially</w:t>
        </w:r>
      </w:ins>
      <w:r w:rsidRPr="00FE6F60">
        <w:rPr>
          <w:rFonts w:ascii="Arial" w:eastAsia="Times New Roman" w:hAnsi="Arial" w:cs="Arial"/>
          <w:sz w:val="20"/>
          <w:szCs w:val="24"/>
          <w:lang w:val="en-SG"/>
        </w:rPr>
        <w:t xml:space="preserve"> </w:t>
      </w:r>
      <w:r w:rsidRPr="009548C1">
        <w:rPr>
          <w:rFonts w:ascii="Arial" w:hAnsi="Arial"/>
          <w:sz w:val="20"/>
          <w:lang w:val="en-SG"/>
          <w:rPrChange w:id="206" w:author="Revision" w:date="2026-05-09T00:57:00Z">
            <w:rPr>
              <w:rFonts w:ascii="Arial" w:hAnsi="Arial"/>
              <w:sz w:val="20"/>
            </w:rPr>
          </w:rPrChange>
        </w:rPr>
        <w:t xml:space="preserve">lower the disease burden of </w:t>
      </w:r>
      <w:ins w:id="207" w:author="Revision" w:date="2026-05-09T00:57:00Z">
        <w:r w:rsidRPr="00FE6F60">
          <w:rPr>
            <w:rFonts w:ascii="Arial" w:eastAsia="Times New Roman" w:hAnsi="Arial" w:cs="Arial"/>
            <w:sz w:val="20"/>
            <w:szCs w:val="24"/>
            <w:lang w:val="en-SG"/>
          </w:rPr>
          <w:t xml:space="preserve">a </w:t>
        </w:r>
      </w:ins>
      <w:r w:rsidRPr="009548C1">
        <w:rPr>
          <w:rFonts w:ascii="Arial" w:hAnsi="Arial"/>
          <w:sz w:val="20"/>
          <w:lang w:val="en-SG"/>
          <w:rPrChange w:id="208" w:author="Revision" w:date="2026-05-09T00:57:00Z">
            <w:rPr>
              <w:rFonts w:ascii="Arial" w:hAnsi="Arial"/>
              <w:sz w:val="20"/>
            </w:rPr>
          </w:rPrChange>
        </w:rPr>
        <w:t xml:space="preserve">future influenza </w:t>
      </w:r>
      <w:del w:id="209" w:author="Revision" w:date="2026-05-09T00:57:00Z">
        <w:r w:rsidR="00D206DA" w:rsidRPr="002764E8">
          <w:rPr>
            <w:rFonts w:ascii="Arial" w:eastAsia="Times New Roman" w:hAnsi="Arial" w:cs="Arial"/>
            <w:sz w:val="20"/>
            <w:szCs w:val="24"/>
          </w:rPr>
          <w:delText xml:space="preserve">pandemics. Countries could consider our </w:delText>
        </w:r>
      </w:del>
      <w:ins w:id="210" w:author="Revision" w:date="2026-05-09T00:57:00Z">
        <w:r w:rsidRPr="00FE6F60">
          <w:rPr>
            <w:rFonts w:ascii="Arial" w:eastAsia="Times New Roman" w:hAnsi="Arial" w:cs="Arial"/>
            <w:sz w:val="20"/>
            <w:szCs w:val="24"/>
            <w:lang w:val="en-SG"/>
          </w:rPr>
          <w:t xml:space="preserve">pandemic but only if stockpiled in advance and deployable at speed. Our country-specific </w:t>
        </w:r>
      </w:ins>
      <w:r w:rsidRPr="009548C1">
        <w:rPr>
          <w:rFonts w:ascii="Arial" w:hAnsi="Arial"/>
          <w:sz w:val="20"/>
          <w:lang w:val="en-SG"/>
          <w:rPrChange w:id="211" w:author="Revision" w:date="2026-05-09T00:57:00Z">
            <w:rPr>
              <w:rFonts w:ascii="Arial" w:hAnsi="Arial"/>
              <w:sz w:val="20"/>
            </w:rPr>
          </w:rPrChange>
        </w:rPr>
        <w:t xml:space="preserve">demand and impact estimates </w:t>
      </w:r>
      <w:del w:id="212" w:author="Revision" w:date="2026-05-09T00:57:00Z">
        <w:r w:rsidR="00D206DA" w:rsidRPr="002764E8">
          <w:rPr>
            <w:rFonts w:ascii="Arial" w:eastAsia="Times New Roman" w:hAnsi="Arial" w:cs="Arial"/>
            <w:sz w:val="20"/>
            <w:szCs w:val="24"/>
          </w:rPr>
          <w:delText>to guide their antiviral</w:delText>
        </w:r>
      </w:del>
      <w:ins w:id="213" w:author="Revision" w:date="2026-05-09T00:57:00Z">
        <w:r w:rsidRPr="00FE6F60">
          <w:rPr>
            <w:rFonts w:ascii="Arial" w:eastAsia="Times New Roman" w:hAnsi="Arial" w:cs="Arial"/>
            <w:sz w:val="20"/>
            <w:szCs w:val="24"/>
            <w:lang w:val="en-SG"/>
          </w:rPr>
          <w:t>provide a concrete basis for national</w:t>
        </w:r>
      </w:ins>
      <w:r w:rsidRPr="009548C1">
        <w:rPr>
          <w:rFonts w:ascii="Arial" w:hAnsi="Arial"/>
          <w:sz w:val="20"/>
          <w:lang w:val="en-SG"/>
          <w:rPrChange w:id="214" w:author="Revision" w:date="2026-05-09T00:57:00Z">
            <w:rPr>
              <w:rFonts w:ascii="Arial" w:hAnsi="Arial"/>
              <w:sz w:val="20"/>
            </w:rPr>
          </w:rPrChange>
        </w:rPr>
        <w:t xml:space="preserve"> stockpile </w:t>
      </w:r>
      <w:del w:id="215" w:author="Revision" w:date="2026-05-09T00:57:00Z">
        <w:r w:rsidR="00D206DA" w:rsidRPr="002764E8">
          <w:rPr>
            <w:rFonts w:ascii="Arial" w:eastAsia="Times New Roman" w:hAnsi="Arial" w:cs="Arial"/>
            <w:sz w:val="20"/>
            <w:szCs w:val="24"/>
          </w:rPr>
          <w:delText xml:space="preserve">sizes and drug distribution strategies as part of pandemic preparedness </w:delText>
        </w:r>
      </w:del>
      <w:r w:rsidRPr="009548C1">
        <w:rPr>
          <w:rFonts w:ascii="Arial" w:hAnsi="Arial"/>
          <w:sz w:val="20"/>
          <w:lang w:val="en-SG"/>
          <w:rPrChange w:id="216" w:author="Revision" w:date="2026-05-09T00:57:00Z">
            <w:rPr>
              <w:rFonts w:ascii="Arial" w:hAnsi="Arial"/>
              <w:sz w:val="20"/>
            </w:rPr>
          </w:rPrChange>
        </w:rPr>
        <w:t>planning</w:t>
      </w:r>
      <w:del w:id="217" w:author="Revision" w:date="2026-05-09T00:57:00Z">
        <w:r w:rsidR="00D206DA" w:rsidRPr="002764E8">
          <w:rPr>
            <w:rFonts w:ascii="Arial" w:eastAsia="Times New Roman" w:hAnsi="Arial" w:cs="Arial"/>
            <w:sz w:val="20"/>
            <w:szCs w:val="24"/>
          </w:rPr>
          <w:delText>. Global and</w:delText>
        </w:r>
      </w:del>
      <w:ins w:id="218" w:author="Revision" w:date="2026-05-09T00:57:00Z">
        <w:r w:rsidRPr="00FE6F60">
          <w:rPr>
            <w:rFonts w:ascii="Arial" w:eastAsia="Times New Roman" w:hAnsi="Arial" w:cs="Arial"/>
            <w:sz w:val="20"/>
            <w:szCs w:val="24"/>
            <w:lang w:val="en-SG"/>
          </w:rPr>
          <w:t>,</w:t>
        </w:r>
      </w:ins>
      <w:r w:rsidRPr="009548C1">
        <w:rPr>
          <w:rFonts w:ascii="Arial" w:hAnsi="Arial"/>
          <w:sz w:val="20"/>
          <w:lang w:val="en-SG"/>
          <w:rPrChange w:id="219" w:author="Revision" w:date="2026-05-09T00:57:00Z">
            <w:rPr>
              <w:rFonts w:ascii="Arial" w:hAnsi="Arial"/>
              <w:sz w:val="20"/>
            </w:rPr>
          </w:rPrChange>
        </w:rPr>
        <w:t xml:space="preserve"> regional </w:t>
      </w:r>
      <w:del w:id="220" w:author="Revision" w:date="2026-05-09T00:57:00Z">
        <w:r w:rsidR="00D206DA" w:rsidRPr="002764E8">
          <w:rPr>
            <w:rFonts w:ascii="Arial" w:eastAsia="Times New Roman" w:hAnsi="Arial" w:cs="Arial"/>
            <w:sz w:val="20"/>
            <w:szCs w:val="24"/>
          </w:rPr>
          <w:delText xml:space="preserve">organizations could use our estimates as targets for </w:delText>
        </w:r>
      </w:del>
      <w:r w:rsidRPr="009548C1">
        <w:rPr>
          <w:rFonts w:ascii="Arial" w:hAnsi="Arial"/>
          <w:sz w:val="20"/>
          <w:lang w:val="en-SG"/>
          <w:rPrChange w:id="221" w:author="Revision" w:date="2026-05-09T00:57:00Z">
            <w:rPr>
              <w:rFonts w:ascii="Arial" w:hAnsi="Arial"/>
              <w:sz w:val="20"/>
            </w:rPr>
          </w:rPrChange>
        </w:rPr>
        <w:t>procurement negotiations</w:t>
      </w:r>
      <w:del w:id="222" w:author="Revision" w:date="2026-05-09T00:57:00Z">
        <w:r w:rsidR="00D206DA" w:rsidRPr="002764E8">
          <w:rPr>
            <w:rFonts w:ascii="Arial" w:eastAsia="Times New Roman" w:hAnsi="Arial" w:cs="Arial"/>
            <w:sz w:val="20"/>
            <w:szCs w:val="24"/>
          </w:rPr>
          <w:delText xml:space="preserve"> while antiviral drug manufacturers could base their production</w:delText>
        </w:r>
      </w:del>
      <w:ins w:id="223" w:author="Revision" w:date="2026-05-09T00:57:00Z">
        <w:r w:rsidRPr="00FE6F60">
          <w:rPr>
            <w:rFonts w:ascii="Arial" w:eastAsia="Times New Roman" w:hAnsi="Arial" w:cs="Arial"/>
            <w:sz w:val="20"/>
            <w:szCs w:val="24"/>
            <w:lang w:val="en-SG"/>
          </w:rPr>
          <w:t>, and manufacturer</w:t>
        </w:r>
      </w:ins>
      <w:r w:rsidRPr="009548C1">
        <w:rPr>
          <w:rFonts w:ascii="Arial" w:hAnsi="Arial"/>
          <w:sz w:val="20"/>
          <w:lang w:val="en-SG"/>
          <w:rPrChange w:id="224" w:author="Revision" w:date="2026-05-09T00:57:00Z">
            <w:rPr>
              <w:rFonts w:ascii="Arial" w:hAnsi="Arial"/>
              <w:sz w:val="20"/>
            </w:rPr>
          </w:rPrChange>
        </w:rPr>
        <w:t xml:space="preserve"> capacity </w:t>
      </w:r>
      <w:del w:id="225" w:author="Revision" w:date="2026-05-09T00:57:00Z">
        <w:r w:rsidR="00D206DA" w:rsidRPr="002764E8">
          <w:rPr>
            <w:rFonts w:ascii="Arial" w:eastAsia="Times New Roman" w:hAnsi="Arial" w:cs="Arial"/>
            <w:sz w:val="20"/>
            <w:szCs w:val="24"/>
          </w:rPr>
          <w:delText>on the same estimates. However</w:delText>
        </w:r>
      </w:del>
      <w:ins w:id="226" w:author="Revision" w:date="2026-05-09T00:57:00Z">
        <w:r w:rsidRPr="00FE6F60">
          <w:rPr>
            <w:rFonts w:ascii="Arial" w:eastAsia="Times New Roman" w:hAnsi="Arial" w:cs="Arial"/>
            <w:sz w:val="20"/>
            <w:szCs w:val="24"/>
            <w:lang w:val="en-SG"/>
          </w:rPr>
          <w:t>decisions.</w:t>
        </w:r>
        <w:r>
          <w:rPr>
            <w:rFonts w:ascii="Arial" w:eastAsia="Times New Roman" w:hAnsi="Arial" w:cs="Arial"/>
            <w:sz w:val="20"/>
            <w:szCs w:val="24"/>
            <w:lang w:val="en-SG"/>
          </w:rPr>
          <w:t xml:space="preserve"> </w:t>
        </w:r>
        <w:r>
          <w:rPr>
            <w:rFonts w:ascii="Arial" w:eastAsia="Times New Roman" w:hAnsi="Arial" w:cs="Arial"/>
            <w:sz w:val="20"/>
            <w:szCs w:val="24"/>
          </w:rPr>
          <w:t>Yet</w:t>
        </w:r>
      </w:ins>
      <w:r w:rsidRPr="0027498E">
        <w:rPr>
          <w:rFonts w:ascii="Arial" w:eastAsia="Times New Roman" w:hAnsi="Arial" w:cs="Arial"/>
          <w:sz w:val="20"/>
          <w:szCs w:val="24"/>
        </w:rPr>
        <w:t>, no single country can stockpile its way out of a global pandemic emergency.</w:t>
      </w:r>
      <w:r w:rsidR="00D206DA" w:rsidRPr="0027498E">
        <w:rPr>
          <w:rFonts w:ascii="Arial" w:eastAsia="Times New Roman" w:hAnsi="Arial" w:cs="Arial"/>
          <w:sz w:val="20"/>
          <w:szCs w:val="24"/>
        </w:rPr>
        <w:t xml:space="preserve"> </w:t>
      </w:r>
      <w:del w:id="227" w:author="Revision" w:date="2026-05-09T00:57:00Z">
        <w:r w:rsidR="00D206DA" w:rsidRPr="002764E8">
          <w:rPr>
            <w:rFonts w:ascii="Arial" w:eastAsia="Times New Roman" w:hAnsi="Arial" w:cs="Arial"/>
            <w:sz w:val="20"/>
            <w:szCs w:val="24"/>
          </w:rPr>
          <w:delText>Global health actors must act now to ensure</w:delText>
        </w:r>
      </w:del>
      <w:ins w:id="228" w:author="Revision" w:date="2026-05-09T00:57:00Z">
        <w:r w:rsidRPr="00FE6F60">
          <w:rPr>
            <w:rFonts w:ascii="Arial" w:eastAsia="Times New Roman" w:hAnsi="Arial" w:cs="Arial"/>
            <w:sz w:val="20"/>
            <w:szCs w:val="24"/>
          </w:rPr>
          <w:t>The disproportionate burden falling on lower-income countries, combined with the patent and cost constraints that limit BXM access, means that the life-saving potential our modelling demonstrates will remain unrealised for the populations who need it most, unless the inequities in</w:t>
        </w:r>
      </w:ins>
      <w:r w:rsidRPr="00FE6F60">
        <w:rPr>
          <w:rFonts w:ascii="Arial" w:eastAsia="Times New Roman" w:hAnsi="Arial" w:cs="Arial"/>
          <w:sz w:val="20"/>
          <w:szCs w:val="24"/>
        </w:rPr>
        <w:t xml:space="preserve"> access to pandemic medicines </w:t>
      </w:r>
      <w:ins w:id="229" w:author="Revision" w:date="2026-05-09T00:57:00Z">
        <w:r w:rsidRPr="00FE6F60">
          <w:rPr>
            <w:rFonts w:ascii="Arial" w:eastAsia="Times New Roman" w:hAnsi="Arial" w:cs="Arial"/>
            <w:sz w:val="20"/>
            <w:szCs w:val="24"/>
          </w:rPr>
          <w:t xml:space="preserve">are resolved </w:t>
        </w:r>
      </w:ins>
      <w:r w:rsidRPr="00FE6F60">
        <w:rPr>
          <w:rFonts w:ascii="Arial" w:eastAsia="Times New Roman" w:hAnsi="Arial" w:cs="Arial"/>
          <w:sz w:val="20"/>
          <w:szCs w:val="24"/>
        </w:rPr>
        <w:t xml:space="preserve">before the next </w:t>
      </w:r>
      <w:del w:id="230" w:author="Revision" w:date="2026-05-09T00:57:00Z">
        <w:r w:rsidR="00D206DA" w:rsidRPr="002764E8">
          <w:rPr>
            <w:rFonts w:ascii="Arial" w:eastAsia="Times New Roman" w:hAnsi="Arial" w:cs="Arial"/>
            <w:sz w:val="20"/>
            <w:szCs w:val="24"/>
          </w:rPr>
          <w:delText xml:space="preserve">influenza </w:delText>
        </w:r>
      </w:del>
      <w:r w:rsidRPr="00FE6F60">
        <w:rPr>
          <w:rFonts w:ascii="Arial" w:eastAsia="Times New Roman" w:hAnsi="Arial" w:cs="Arial"/>
          <w:sz w:val="20"/>
          <w:szCs w:val="24"/>
        </w:rPr>
        <w:t>pandemic</w:t>
      </w:r>
      <w:ins w:id="231" w:author="Revision" w:date="2026-05-09T00:57:00Z">
        <w:r w:rsidRPr="00FE6F60">
          <w:rPr>
            <w:rFonts w:ascii="Arial" w:eastAsia="Times New Roman" w:hAnsi="Arial" w:cs="Arial"/>
            <w:sz w:val="20"/>
            <w:szCs w:val="24"/>
          </w:rPr>
          <w:t xml:space="preserve"> begins</w:t>
        </w:r>
      </w:ins>
      <w:r w:rsidRPr="00FE6F60">
        <w:rPr>
          <w:rFonts w:ascii="Arial" w:eastAsia="Times New Roman" w:hAnsi="Arial" w:cs="Arial"/>
          <w:sz w:val="20"/>
          <w:szCs w:val="24"/>
        </w:rPr>
        <w:t>.</w:t>
      </w:r>
    </w:p>
    <w:p w14:paraId="36E04416" w14:textId="77777777" w:rsidR="00980C22" w:rsidRPr="0027498E" w:rsidRDefault="00980C22" w:rsidP="00B521D7">
      <w:pPr>
        <w:pBdr>
          <w:top w:val="nil"/>
          <w:left w:val="nil"/>
          <w:bottom w:val="nil"/>
          <w:right w:val="nil"/>
          <w:between w:val="nil"/>
        </w:pBdr>
        <w:spacing w:after="0" w:line="480" w:lineRule="auto"/>
        <w:contextualSpacing/>
        <w:rPr>
          <w:rFonts w:ascii="Arial" w:hAnsi="Arial" w:cs="Arial"/>
          <w:b/>
          <w:color w:val="000000"/>
          <w:sz w:val="20"/>
          <w:szCs w:val="20"/>
        </w:rPr>
      </w:pPr>
    </w:p>
    <w:p w14:paraId="3C2712AB" w14:textId="74D70FA4" w:rsidR="00E6133D" w:rsidRPr="0027498E" w:rsidRDefault="00E6133D" w:rsidP="00B521D7">
      <w:pPr>
        <w:pBdr>
          <w:top w:val="nil"/>
          <w:left w:val="nil"/>
          <w:bottom w:val="nil"/>
          <w:right w:val="nil"/>
          <w:between w:val="nil"/>
        </w:pBdr>
        <w:spacing w:after="0" w:line="480" w:lineRule="auto"/>
        <w:contextualSpacing/>
        <w:rPr>
          <w:rFonts w:ascii="Arial" w:hAnsi="Arial" w:cs="Arial"/>
          <w:color w:val="000000"/>
          <w:sz w:val="20"/>
          <w:szCs w:val="20"/>
        </w:rPr>
      </w:pPr>
      <w:r w:rsidRPr="0027498E">
        <w:rPr>
          <w:rFonts w:ascii="Arial" w:hAnsi="Arial" w:cs="Arial"/>
          <w:b/>
          <w:color w:val="000000"/>
          <w:sz w:val="20"/>
          <w:szCs w:val="20"/>
        </w:rPr>
        <w:t>Materials and Methods</w:t>
      </w:r>
    </w:p>
    <w:p w14:paraId="0683DD10" w14:textId="77777777" w:rsidR="007363CF" w:rsidRPr="0027498E" w:rsidRDefault="007363CF"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 xml:space="preserve">Multiscale model </w:t>
      </w:r>
    </w:p>
    <w:p w14:paraId="66FAA7E2" w14:textId="7C372CD4" w:rsidR="009F5482"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developed a discrete-time, age-structured, deterministic </w:t>
      </w:r>
      <w:r w:rsidR="008E3BED" w:rsidRPr="0027498E">
        <w:rPr>
          <w:rFonts w:ascii="Arial" w:eastAsia="Times New Roman" w:hAnsi="Arial" w:cs="Arial"/>
          <w:sz w:val="20"/>
          <w:szCs w:val="24"/>
        </w:rPr>
        <w:t>multi-scale</w:t>
      </w:r>
      <w:r w:rsidRPr="0027498E">
        <w:rPr>
          <w:rFonts w:ascii="Arial" w:eastAsia="Times New Roman" w:hAnsi="Arial" w:cs="Arial"/>
          <w:sz w:val="20"/>
          <w:szCs w:val="24"/>
        </w:rPr>
        <w:t xml:space="preserve"> model of influenza transmission that can be flexibly parameterised for individual countries using </w:t>
      </w:r>
      <w:r w:rsidR="008E3BED" w:rsidRPr="0027498E">
        <w:rPr>
          <w:rFonts w:ascii="Arial" w:eastAsia="Times New Roman" w:hAnsi="Arial" w:cs="Arial"/>
          <w:sz w:val="20"/>
          <w:szCs w:val="24"/>
        </w:rPr>
        <w:t xml:space="preserve">country-specific </w:t>
      </w:r>
      <w:r w:rsidRPr="0027498E">
        <w:rPr>
          <w:rFonts w:ascii="Arial" w:eastAsia="Times New Roman" w:hAnsi="Arial" w:cs="Arial"/>
          <w:sz w:val="20"/>
          <w:szCs w:val="24"/>
        </w:rPr>
        <w:t>demographic and age-dependent contact rate data</w:t>
      </w:r>
      <w:r w:rsidR="008E3BED" w:rsidRPr="0027498E">
        <w:rPr>
          <w:rFonts w:ascii="Arial" w:eastAsia="Times New Roman" w:hAnsi="Arial" w:cs="Arial"/>
          <w:sz w:val="20"/>
          <w:szCs w:val="24"/>
        </w:rPr>
        <w:t>. Key aspects of our model are detailed below, with the complete formulation provided in the SI Appendix</w:t>
      </w:r>
      <w:r w:rsidR="008E3BED" w:rsidRPr="0027498E" w:rsidDel="008E3BED">
        <w:rPr>
          <w:rFonts w:ascii="Arial" w:eastAsia="Times New Roman" w:hAnsi="Arial" w:cs="Arial"/>
          <w:sz w:val="20"/>
          <w:szCs w:val="24"/>
        </w:rPr>
        <w:t xml:space="preserve"> </w:t>
      </w:r>
      <w:r w:rsidR="008E3BE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 </w:t>
      </w:r>
    </w:p>
    <w:p w14:paraId="1541587C" w14:textId="1C70668D" w:rsidR="009F5482"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compute transmission dynamics, we adapted the multi-type renewal equation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156kckmlti","properties":{"formattedCitation":"(46)","plainCitation":"(46)","noteIndex":0},"citationItems":[{"id":5,"uris":["http://zotero.org/users/local/0pdZPGmr/items/4BYUWW3G","http://zotero.org/users/9596130/items/4BYUWW3G"],"itemData":{"id":5,"type":"article-journal","container-title":"Journal of The Royal Society Interface","DOI":"10.1098/rsif.2021.0429","issue":"188","journalAbbreviation":"Journal of The Royal Society Interface","note":"publisher: Royal Society","page":"20210429","title":"Inferring the reproduction number using the renewal equation in heterogeneous epidemics","volume":"19","author":[{"family":"Green","given":"William D."},{"family":"Ferguson","given":"Neil M."},{"family":"Cori","given":"Anne"}],"issued":{"date-parts":[["2022",3,30]]}}}],"schema":"https://github.com/citation-style-language/schema/raw/master/csl-citation.json"}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8E3BED" w:rsidRPr="0027498E">
        <w:rPr>
          <w:rFonts w:ascii="Arial" w:eastAsia="Times New Roman" w:hAnsi="Arial" w:cs="Arial"/>
          <w:sz w:val="20"/>
          <w:szCs w:val="24"/>
        </w:rPr>
        <w:t xml:space="preserve">to </w:t>
      </w:r>
      <w:r w:rsidRPr="0027498E">
        <w:rPr>
          <w:rFonts w:ascii="Arial" w:eastAsia="Times New Roman" w:hAnsi="Arial" w:cs="Arial"/>
          <w:sz w:val="20"/>
          <w:szCs w:val="24"/>
        </w:rPr>
        <w:t xml:space="preserve">account for heterogeneity in transmission due to </w:t>
      </w:r>
      <w:r w:rsidR="008E3BED" w:rsidRPr="0027498E">
        <w:rPr>
          <w:rFonts w:ascii="Arial" w:eastAsia="Times New Roman" w:hAnsi="Arial" w:cs="Arial"/>
          <w:sz w:val="20"/>
          <w:szCs w:val="24"/>
        </w:rPr>
        <w:t xml:space="preserve">changes </w:t>
      </w:r>
      <w:r w:rsidRPr="0027498E">
        <w:rPr>
          <w:rFonts w:ascii="Arial" w:eastAsia="Times New Roman" w:hAnsi="Arial" w:cs="Arial"/>
          <w:sz w:val="20"/>
          <w:szCs w:val="24"/>
        </w:rPr>
        <w:t>in infectiousness</w:t>
      </w:r>
      <w:r w:rsidR="008E3BED" w:rsidRPr="0027498E">
        <w:rPr>
          <w:rFonts w:ascii="Arial" w:eastAsia="Times New Roman" w:hAnsi="Arial" w:cs="Arial"/>
          <w:sz w:val="20"/>
          <w:szCs w:val="24"/>
        </w:rPr>
        <w:t xml:space="preserve"> distribution</w:t>
      </w:r>
      <w:r w:rsidRPr="0027498E">
        <w:rPr>
          <w:rFonts w:ascii="Arial" w:eastAsia="Times New Roman" w:hAnsi="Arial" w:cs="Arial"/>
          <w:sz w:val="20"/>
          <w:szCs w:val="24"/>
        </w:rPr>
        <w:t xml:space="preserve"> by antiviral treatment</w:t>
      </w:r>
      <w:r w:rsidR="008E3BED" w:rsidRPr="0027498E">
        <w:rPr>
          <w:rFonts w:ascii="Arial" w:eastAsia="Times New Roman" w:hAnsi="Arial" w:cs="Arial"/>
          <w:sz w:val="20"/>
          <w:szCs w:val="24"/>
        </w:rPr>
        <w:t>, age-dependent contact rates between infected and uninfected individuals, susceptibility and protection from infection by PEP of the uninfected individuals.</w:t>
      </w:r>
      <w:r w:rsidRPr="0027498E">
        <w:rPr>
          <w:rFonts w:ascii="Arial" w:eastAsia="Times New Roman" w:hAnsi="Arial" w:cs="Arial"/>
          <w:sz w:val="20"/>
          <w:szCs w:val="24"/>
        </w:rPr>
        <w:t xml:space="preserve"> </w:t>
      </w:r>
      <w:r w:rsidR="008E3BED" w:rsidRPr="0027498E">
        <w:rPr>
          <w:rFonts w:ascii="Arial" w:eastAsia="Times New Roman" w:hAnsi="Arial" w:cs="Arial"/>
          <w:sz w:val="20"/>
          <w:szCs w:val="24"/>
        </w:rPr>
        <w:t xml:space="preserve">The </w:t>
      </w:r>
      <w:r w:rsidRPr="0027498E">
        <w:rPr>
          <w:rFonts w:ascii="Arial" w:eastAsia="Times New Roman" w:hAnsi="Arial" w:cs="Arial"/>
          <w:sz w:val="20"/>
          <w:szCs w:val="24"/>
        </w:rPr>
        <w:t>effectiveness</w:t>
      </w:r>
      <w:r w:rsidR="008E3BED" w:rsidRPr="0027498E">
        <w:rPr>
          <w:rFonts w:ascii="Arial" w:eastAsia="Times New Roman" w:hAnsi="Arial" w:cs="Arial"/>
          <w:sz w:val="20"/>
          <w:szCs w:val="24"/>
        </w:rPr>
        <w:t xml:space="preserve"> of antivirals</w:t>
      </w:r>
      <w:r w:rsidRPr="0027498E">
        <w:rPr>
          <w:rFonts w:ascii="Arial" w:eastAsia="Times New Roman" w:hAnsi="Arial" w:cs="Arial"/>
          <w:sz w:val="20"/>
          <w:szCs w:val="24"/>
        </w:rPr>
        <w:t xml:space="preserve"> predicate</w:t>
      </w:r>
      <w:r w:rsidR="008E3BED" w:rsidRPr="0027498E">
        <w:rPr>
          <w:rFonts w:ascii="Arial" w:eastAsia="Times New Roman" w:hAnsi="Arial" w:cs="Arial"/>
          <w:sz w:val="20"/>
          <w:szCs w:val="24"/>
        </w:rPr>
        <w:t>s</w:t>
      </w:r>
      <w:r w:rsidRPr="0027498E">
        <w:rPr>
          <w:rFonts w:ascii="Arial" w:eastAsia="Times New Roman" w:hAnsi="Arial" w:cs="Arial"/>
          <w:sz w:val="20"/>
          <w:szCs w:val="24"/>
        </w:rPr>
        <w:t xml:space="preserve"> on</w:t>
      </w:r>
      <w:r w:rsidR="008E3BED" w:rsidRPr="0027498E">
        <w:rPr>
          <w:rFonts w:ascii="Arial" w:eastAsia="Times New Roman" w:hAnsi="Arial" w:cs="Arial"/>
          <w:sz w:val="20"/>
          <w:szCs w:val="24"/>
        </w:rPr>
        <w:t xml:space="preserve"> which treatment,</w:t>
      </w:r>
      <w:r w:rsidRPr="0027498E">
        <w:rPr>
          <w:rFonts w:ascii="Arial" w:eastAsia="Times New Roman" w:hAnsi="Arial" w:cs="Arial"/>
          <w:sz w:val="20"/>
          <w:szCs w:val="24"/>
        </w:rPr>
        <w:t xml:space="preserve"> when</w:t>
      </w:r>
      <w:r w:rsidR="008E3BED" w:rsidRPr="0027498E">
        <w:rPr>
          <w:rFonts w:ascii="Arial" w:eastAsia="Times New Roman" w:hAnsi="Arial" w:cs="Arial"/>
          <w:sz w:val="20"/>
          <w:szCs w:val="24"/>
        </w:rPr>
        <w:t xml:space="preserve"> the</w:t>
      </w:r>
      <w:r w:rsidRPr="0027498E">
        <w:rPr>
          <w:rFonts w:ascii="Arial" w:eastAsia="Times New Roman" w:hAnsi="Arial" w:cs="Arial"/>
          <w:sz w:val="20"/>
          <w:szCs w:val="24"/>
        </w:rPr>
        <w:t xml:space="preserve"> treatment was initiated since infection. </w:t>
      </w:r>
      <w:r w:rsidR="009F5482" w:rsidRPr="0027498E">
        <w:rPr>
          <w:rFonts w:ascii="Arial" w:eastAsia="Times New Roman" w:hAnsi="Arial" w:cs="Arial"/>
          <w:sz w:val="20"/>
          <w:szCs w:val="24"/>
        </w:rPr>
        <w:t xml:space="preserve">Assuming that the population is stratified into </w:t>
      </w:r>
      <m:oMath>
        <m:r>
          <w:rPr>
            <w:rFonts w:ascii="Cambria Math" w:eastAsia="Times New Roman" w:hAnsi="Cambria Math" w:cs="Arial"/>
            <w:sz w:val="20"/>
            <w:szCs w:val="24"/>
          </w:rPr>
          <m:t>n</m:t>
        </m:r>
      </m:oMath>
      <w:r w:rsidR="009F5482" w:rsidRPr="0027498E">
        <w:rPr>
          <w:rFonts w:ascii="Arial" w:eastAsia="Times New Roman" w:hAnsi="Arial" w:cs="Arial"/>
          <w:sz w:val="20"/>
          <w:szCs w:val="24"/>
        </w:rPr>
        <w:t xml:space="preserve"> age groups and that </w:t>
      </w:r>
      <w:r w:rsidR="009F5482" w:rsidRPr="0027498E">
        <w:rPr>
          <w:rFonts w:ascii="Arial" w:eastAsia="Times New Roman" w:hAnsi="Arial" w:cs="Arial"/>
          <w:i/>
          <w:sz w:val="20"/>
          <w:szCs w:val="24"/>
        </w:rPr>
        <w:t>infected</w:t>
      </w:r>
      <w:r w:rsidR="009F5482" w:rsidRPr="0027498E">
        <w:rPr>
          <w:rFonts w:ascii="Arial" w:eastAsia="Times New Roman" w:hAnsi="Arial" w:cs="Arial"/>
          <w:sz w:val="20"/>
          <w:szCs w:val="24"/>
        </w:rPr>
        <w:t xml:space="preserve"> individuals are further distinguished by their diagnosis status and infectiousness </w:t>
      </w:r>
      <w:r w:rsidR="008E3BED" w:rsidRPr="0027498E">
        <w:rPr>
          <w:rFonts w:ascii="Arial" w:eastAsia="Times New Roman" w:hAnsi="Arial" w:cs="Arial"/>
          <w:sz w:val="20"/>
          <w:szCs w:val="24"/>
        </w:rPr>
        <w:t>distribution</w:t>
      </w:r>
      <w:r w:rsidR="009F5482" w:rsidRPr="0027498E">
        <w:rPr>
          <w:rFonts w:ascii="Arial" w:eastAsia="Times New Roman" w:hAnsi="Arial" w:cs="Arial"/>
          <w:sz w:val="20"/>
          <w:szCs w:val="24"/>
        </w:rPr>
        <w:t xml:space="preserve"> </w:t>
      </w:r>
      <m:oMath>
        <m:r>
          <w:rPr>
            <w:rFonts w:ascii="Cambria Math" w:eastAsia="Times New Roman" w:hAnsi="Cambria Math" w:cs="Arial"/>
            <w:sz w:val="20"/>
            <w:szCs w:val="24"/>
          </w:rPr>
          <m:t>y</m:t>
        </m:r>
      </m:oMath>
      <w:r w:rsidR="009F5482" w:rsidRPr="0027498E">
        <w:rPr>
          <w:rFonts w:ascii="Arial" w:eastAsia="Times New Roman" w:hAnsi="Arial" w:cs="Arial"/>
          <w:sz w:val="20"/>
          <w:szCs w:val="24"/>
        </w:rPr>
        <w:t xml:space="preserve"> as determined by if and when they were administered antivirals, the mean incidence for individuals in group </w:t>
      </w:r>
      <m:oMath>
        <m:r>
          <w:rPr>
            <w:rFonts w:ascii="Cambria Math" w:eastAsia="Times New Roman" w:hAnsi="Cambria Math" w:cs="Arial"/>
            <w:sz w:val="20"/>
            <w:szCs w:val="24"/>
          </w:rPr>
          <m:t>a</m:t>
        </m:r>
      </m:oMath>
      <w:r w:rsidR="009F5482"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009F5482" w:rsidRPr="0027498E">
        <w:rPr>
          <w:rFonts w:ascii="Arial" w:eastAsia="Times New Roman" w:hAnsi="Arial" w:cs="Arial"/>
          <w:sz w:val="20"/>
          <w:szCs w:val="24"/>
        </w:rPr>
        <w:t xml:space="preserve"> is modelled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903"/>
      </w:tblGrid>
      <w:tr w:rsidR="009F5482" w:rsidRPr="0027498E" w14:paraId="2F9F38D3" w14:textId="77777777" w:rsidTr="00F30B2F">
        <w:tc>
          <w:tcPr>
            <w:tcW w:w="8075" w:type="dxa"/>
            <w:vAlign w:val="center"/>
          </w:tcPr>
          <w:p w14:paraId="06EC5223" w14:textId="77777777" w:rsidR="009F5482" w:rsidRPr="0027498E" w:rsidRDefault="005753F3"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t,a</m:t>
                    </m:r>
                  </m:sub>
                </m:sSub>
                <m:r>
                  <m:rPr>
                    <m:sty m:val="p"/>
                  </m:rPr>
                  <w:rPr>
                    <w:rFonts w:ascii="Cambria Math" w:eastAsia="Times New Roman" w:hAnsi="Cambria Math" w:cs="Arial"/>
                    <w:sz w:val="20"/>
                    <w:szCs w:val="24"/>
                  </w:rPr>
                  <m:t>=</m:t>
                </m:r>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d=0</m:t>
                    </m:r>
                  </m:sub>
                  <m:sup>
                    <m:r>
                      <w:rPr>
                        <w:rFonts w:ascii="Cambria Math" w:eastAsia="Times New Roman" w:hAnsi="Cambria Math" w:cs="Arial"/>
                        <w:sz w:val="20"/>
                        <w:szCs w:val="24"/>
                      </w:rPr>
                      <m:t>1</m:t>
                    </m:r>
                  </m:sup>
                  <m:e>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α=1</m:t>
                        </m:r>
                      </m:sub>
                      <m:sup>
                        <m:r>
                          <w:rPr>
                            <w:rFonts w:ascii="Cambria Math" w:eastAsia="Times New Roman" w:hAnsi="Cambria Math" w:cs="Arial"/>
                            <w:sz w:val="20"/>
                            <w:szCs w:val="24"/>
                          </w:rPr>
                          <m:t>n</m:t>
                        </m:r>
                      </m:sup>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y=0</m:t>
                            </m:r>
                          </m:sub>
                          <m:sup>
                            <m:r>
                              <w:rPr>
                                <w:rFonts w:ascii="Cambria Math" w:eastAsia="Times New Roman" w:hAnsi="Cambria Math" w:cs="Arial"/>
                                <w:sz w:val="20"/>
                                <w:szCs w:val="24"/>
                              </w:rPr>
                              <m:t>Y</m:t>
                            </m:r>
                          </m:sup>
                          <m:e>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τ</m:t>
                                </m:r>
                                <m:r>
                                  <m:rPr>
                                    <m:sty m:val="p"/>
                                  </m:rPr>
                                  <w:rPr>
                                    <w:rFonts w:ascii="Cambria Math" w:eastAsia="Times New Roman" w:hAnsi="Cambria Math" w:cs="Arial"/>
                                    <w:sz w:val="20"/>
                                    <w:szCs w:val="24"/>
                                  </w:rPr>
                                  <m:t>=0</m:t>
                                </m:r>
                              </m:sub>
                              <m:sup>
                                <m:r>
                                  <w:rPr>
                                    <w:rFonts w:ascii="Cambria Math" w:eastAsia="Times New Roman" w:hAnsi="Cambria Math" w:cs="Arial"/>
                                    <w:sz w:val="20"/>
                                    <w:szCs w:val="24"/>
                                  </w:rPr>
                                  <m:t>t-1</m:t>
                                </m:r>
                              </m:sup>
                              <m:e>
                                <m:sSub>
                                  <m:sSubPr>
                                    <m:ctrlPr>
                                      <w:rPr>
                                        <w:rFonts w:ascii="Cambria Math" w:eastAsia="Times New Roman" w:hAnsi="Cambria Math" w:cs="Arial"/>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t,y,α→a,d</m:t>
                                    </m:r>
                                  </m:sub>
                                </m:sSub>
                                <m:sSub>
                                  <m:sSubPr>
                                    <m:ctrlPr>
                                      <w:rPr>
                                        <w:rFonts w:ascii="Cambria Math" w:eastAsia="Times New Roman" w:hAnsi="Cambria Math" w:cs="Arial"/>
                                        <w:sz w:val="20"/>
                                        <w:szCs w:val="24"/>
                                      </w:rPr>
                                    </m:ctrlPr>
                                  </m:sSubPr>
                                  <m:e>
                                    <m:acc>
                                      <m:accPr>
                                        <m:ctrlPr>
                                          <w:rPr>
                                            <w:rFonts w:ascii="Cambria Math" w:eastAsia="Times New Roman" w:hAnsi="Cambria Math" w:cs="Arial"/>
                                            <w:i/>
                                            <w:sz w:val="20"/>
                                            <w:szCs w:val="24"/>
                                          </w:rPr>
                                        </m:ctrlPr>
                                      </m:accPr>
                                      <m:e>
                                        <m:r>
                                          <w:rPr>
                                            <w:rFonts w:ascii="Cambria Math" w:eastAsia="Times New Roman" w:hAnsi="Cambria Math" w:cs="Arial"/>
                                            <w:sz w:val="20"/>
                                            <w:szCs w:val="24"/>
                                          </w:rPr>
                                          <m:t>ω</m:t>
                                        </m:r>
                                      </m:e>
                                    </m:acc>
                                  </m:e>
                                  <m:sub>
                                    <m:r>
                                      <w:rPr>
                                        <w:rFonts w:ascii="Cambria Math" w:eastAsia="Times New Roman" w:hAnsi="Cambria Math" w:cs="Arial"/>
                                        <w:sz w:val="20"/>
                                        <w:szCs w:val="24"/>
                                      </w:rPr>
                                      <m:t>t</m:t>
                                    </m:r>
                                    <m:r>
                                      <m:rPr>
                                        <m:sty m:val="p"/>
                                      </m:rPr>
                                      <w:rPr>
                                        <w:rFonts w:ascii="Cambria Math" w:eastAsia="Times New Roman" w:hAnsi="Cambria Math" w:cs="Arial"/>
                                        <w:sz w:val="20"/>
                                        <w:szCs w:val="24"/>
                                      </w:rPr>
                                      <m:t>-</m:t>
                                    </m:r>
                                    <m:r>
                                      <w:rPr>
                                        <w:rFonts w:ascii="Cambria Math" w:eastAsia="Times New Roman" w:hAnsi="Cambria Math" w:cs="Arial"/>
                                        <w:sz w:val="20"/>
                                        <w:szCs w:val="24"/>
                                      </w:rPr>
                                      <m:t>τ</m:t>
                                    </m:r>
                                    <m:r>
                                      <m:rPr>
                                        <m:sty m:val="p"/>
                                      </m:rPr>
                                      <w:rPr>
                                        <w:rFonts w:ascii="Cambria Math" w:eastAsia="Times New Roman" w:hAnsi="Cambria Math" w:cs="Arial"/>
                                        <w:sz w:val="20"/>
                                        <w:szCs w:val="24"/>
                                      </w:rPr>
                                      <m:t xml:space="preserve">, </m:t>
                                    </m:r>
                                    <m:r>
                                      <w:rPr>
                                        <w:rFonts w:ascii="Cambria Math" w:eastAsia="Times New Roman" w:hAnsi="Cambria Math" w:cs="Arial"/>
                                        <w:sz w:val="20"/>
                                        <w:szCs w:val="24"/>
                                      </w:rPr>
                                      <m:t>y</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y,α,d</m:t>
                                    </m:r>
                                  </m:sub>
                                </m:sSub>
                              </m:e>
                            </m:nary>
                          </m:e>
                        </m:nary>
                      </m:e>
                    </m:nary>
                  </m:e>
                </m:nary>
              </m:oMath>
            </m:oMathPara>
          </w:p>
        </w:tc>
        <w:tc>
          <w:tcPr>
            <w:tcW w:w="935" w:type="dxa"/>
            <w:vAlign w:val="center"/>
          </w:tcPr>
          <w:p w14:paraId="3317B59E" w14:textId="59F238EC" w:rsidR="009F5482" w:rsidRPr="0027498E" w:rsidRDefault="009F5482"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(1)</m:t>
                </m:r>
              </m:oMath>
            </m:oMathPara>
          </w:p>
        </w:tc>
      </w:tr>
    </w:tbl>
    <w:p w14:paraId="0EF0E6E3" w14:textId="500BD006" w:rsidR="009F5482" w:rsidRPr="0027498E" w:rsidRDefault="009F5482"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t,y,α→a,d</m:t>
            </m:r>
          </m:sub>
        </m:sSub>
      </m:oMath>
      <w:r w:rsidRPr="0027498E">
        <w:rPr>
          <w:rFonts w:ascii="Arial" w:eastAsia="Times New Roman" w:hAnsi="Arial" w:cs="Arial"/>
          <w:sz w:val="20"/>
          <w:szCs w:val="24"/>
        </w:rPr>
        <w:t xml:space="preserve"> is </w:t>
      </w:r>
      <w:r w:rsidR="008E3BED" w:rsidRPr="0027498E">
        <w:rPr>
          <w:rFonts w:ascii="Arial" w:eastAsia="Times New Roman" w:hAnsi="Arial" w:cs="Arial"/>
          <w:sz w:val="20"/>
          <w:szCs w:val="24"/>
        </w:rPr>
        <w:t xml:space="preserve">the </w:t>
      </w:r>
      <w:r w:rsidRPr="0027498E">
        <w:rPr>
          <w:rFonts w:ascii="Arial" w:eastAsia="Times New Roman" w:hAnsi="Arial" w:cs="Arial"/>
          <w:sz w:val="20"/>
          <w:szCs w:val="24"/>
        </w:rPr>
        <w:t xml:space="preserve">mean number of secondary infections in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caused by an infector in age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with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iCs/>
          <w:sz w:val="20"/>
          <w:szCs w:val="24"/>
        </w:rPr>
        <w:t xml:space="preserve"> with the boolean status </w:t>
      </w:r>
      <m:oMath>
        <m:r>
          <w:rPr>
            <w:rFonts w:ascii="Cambria Math" w:eastAsia="Times New Roman" w:hAnsi="Cambria Math" w:cs="Arial"/>
            <w:sz w:val="20"/>
            <w:szCs w:val="24"/>
          </w:rPr>
          <m:t>d</m:t>
        </m:r>
      </m:oMath>
      <w:r w:rsidRPr="0027498E">
        <w:rPr>
          <w:rFonts w:ascii="Arial" w:eastAsia="Times New Roman" w:hAnsi="Arial" w:cs="Arial"/>
          <w:iCs/>
          <w:sz w:val="20"/>
          <w:szCs w:val="24"/>
        </w:rPr>
        <w:t xml:space="preserve"> indicating if their infection is identified either by testing or contact tracing</w:t>
      </w:r>
      <w:r w:rsidRPr="0027498E">
        <w:rPr>
          <w:rFonts w:ascii="Arial" w:eastAsia="Times New Roman" w:hAnsi="Arial" w:cs="Arial"/>
          <w:sz w:val="20"/>
          <w:szCs w:val="24"/>
        </w:rPr>
        <w:t xml:space="preserve">; </w:t>
      </w:r>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t</m:t>
            </m:r>
            <m:r>
              <m:rPr>
                <m:sty m:val="p"/>
              </m:rPr>
              <w:rPr>
                <w:rFonts w:ascii="Cambria Math" w:eastAsia="Times New Roman" w:hAnsi="Cambria Math" w:cs="Arial"/>
                <w:sz w:val="20"/>
                <w:szCs w:val="24"/>
              </w:rPr>
              <m:t>,</m:t>
            </m:r>
            <m:r>
              <w:rPr>
                <w:rFonts w:ascii="Cambria Math" w:eastAsia="Times New Roman" w:hAnsi="Cambria Math" w:cs="Arial"/>
                <w:sz w:val="20"/>
                <w:szCs w:val="24"/>
              </w:rPr>
              <m:t>y,α,d</m:t>
            </m:r>
          </m:sub>
        </m:sSub>
      </m:oMath>
      <w:r w:rsidRPr="0027498E">
        <w:rPr>
          <w:rFonts w:ascii="Arial" w:eastAsia="Times New Roman" w:hAnsi="Arial" w:cs="Arial"/>
          <w:sz w:val="20"/>
          <w:szCs w:val="24"/>
        </w:rPr>
        <w:t xml:space="preserve"> is the number of infected individuals in age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with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iCs/>
          <w:sz w:val="20"/>
          <w:szCs w:val="24"/>
        </w:rPr>
        <w:t xml:space="preserve"> with status </w:t>
      </w:r>
      <m:oMath>
        <m:r>
          <w:rPr>
            <w:rFonts w:ascii="Cambria Math" w:eastAsia="Times New Roman" w:hAnsi="Cambria Math" w:cs="Arial"/>
            <w:sz w:val="20"/>
            <w:szCs w:val="24"/>
          </w:rPr>
          <m:t>d</m:t>
        </m:r>
      </m:oMath>
      <w:r w:rsidRPr="0027498E">
        <w:rPr>
          <w:rFonts w:ascii="Arial" w:eastAsia="Times New Roman" w:hAnsi="Arial" w:cs="Arial"/>
          <w:sz w:val="20"/>
          <w:szCs w:val="24"/>
        </w:rPr>
        <w:t xml:space="preserve">; and </w:t>
      </w:r>
      <m:oMath>
        <m:sSub>
          <m:sSubPr>
            <m:ctrlPr>
              <w:rPr>
                <w:rFonts w:ascii="Cambria Math" w:eastAsia="Times New Roman" w:hAnsi="Cambria Math" w:cs="Arial"/>
                <w:sz w:val="20"/>
                <w:szCs w:val="24"/>
              </w:rPr>
            </m:ctrlPr>
          </m:sSubPr>
          <m:e>
            <m:acc>
              <m:accPr>
                <m:ctrlPr>
                  <w:rPr>
                    <w:rFonts w:ascii="Cambria Math" w:eastAsia="Times New Roman" w:hAnsi="Cambria Math" w:cs="Arial"/>
                    <w:i/>
                    <w:sz w:val="20"/>
                    <w:szCs w:val="24"/>
                  </w:rPr>
                </m:ctrlPr>
              </m:accPr>
              <m:e>
                <m:r>
                  <w:rPr>
                    <w:rFonts w:ascii="Cambria Math" w:eastAsia="Times New Roman" w:hAnsi="Cambria Math" w:cs="Arial"/>
                    <w:sz w:val="20"/>
                    <w:szCs w:val="24"/>
                  </w:rPr>
                  <m:t>ω</m:t>
                </m:r>
              </m:e>
            </m:acc>
          </m:e>
          <m:sub>
            <m:r>
              <w:rPr>
                <w:rFonts w:ascii="Cambria Math" w:eastAsia="Times New Roman" w:hAnsi="Cambria Math" w:cs="Arial"/>
                <w:sz w:val="20"/>
                <w:szCs w:val="24"/>
              </w:rPr>
              <m:t>τ</m:t>
            </m:r>
            <m:r>
              <m:rPr>
                <m:sty m:val="p"/>
              </m:rPr>
              <w:rPr>
                <w:rFonts w:ascii="Cambria Math" w:eastAsia="Times New Roman" w:hAnsi="Cambria Math" w:cs="Arial"/>
                <w:sz w:val="20"/>
                <w:szCs w:val="24"/>
              </w:rPr>
              <m:t xml:space="preserve">, </m:t>
            </m:r>
            <m:r>
              <w:rPr>
                <w:rFonts w:ascii="Cambria Math" w:eastAsia="Times New Roman" w:hAnsi="Cambria Math" w:cs="Arial"/>
                <w:sz w:val="20"/>
                <w:szCs w:val="24"/>
              </w:rPr>
              <m:t>y</m:t>
            </m:r>
          </m:sub>
        </m:sSub>
      </m:oMath>
      <w:r w:rsidRPr="0027498E">
        <w:rPr>
          <w:rFonts w:ascii="Arial" w:eastAsia="Times New Roman" w:hAnsi="Arial" w:cs="Arial"/>
          <w:sz w:val="20"/>
          <w:szCs w:val="24"/>
        </w:rPr>
        <w:t xml:space="preserve"> is the normalised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w:t>
      </w:r>
    </w:p>
    <w:p w14:paraId="1E8F65C3" w14:textId="1F1AE134" w:rsidR="008E3BED"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The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009F5482" w:rsidRPr="0027498E">
        <w:rPr>
          <w:rFonts w:ascii="Arial" w:eastAsia="Times New Roman" w:hAnsi="Arial" w:cs="Arial"/>
          <w:sz w:val="20"/>
          <w:szCs w:val="24"/>
        </w:rPr>
        <w:t xml:space="preserve"> </w:t>
      </w:r>
      <w:r w:rsidRPr="0027498E">
        <w:rPr>
          <w:rFonts w:ascii="Arial" w:eastAsia="Times New Roman" w:hAnsi="Arial" w:cs="Arial"/>
          <w:sz w:val="20"/>
          <w:szCs w:val="24"/>
        </w:rPr>
        <w:t>of infected individuals was estimated by</w:t>
      </w:r>
      <w:r w:rsidR="008E3BED" w:rsidRPr="0027498E">
        <w:rPr>
          <w:rFonts w:ascii="Arial" w:eastAsia="Times New Roman" w:hAnsi="Arial" w:cs="Arial"/>
          <w:sz w:val="20"/>
          <w:szCs w:val="24"/>
        </w:rPr>
        <w:t>: (1)</w:t>
      </w:r>
      <w:r w:rsidRPr="0027498E">
        <w:rPr>
          <w:rFonts w:ascii="Arial" w:eastAsia="Times New Roman" w:hAnsi="Arial" w:cs="Arial"/>
          <w:sz w:val="20"/>
          <w:szCs w:val="24"/>
        </w:rPr>
        <w:t xml:space="preserve"> a target cell-limited within-host model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defgdiqbv","properties":{"formattedCitation":"(47)","plainCitation":"(47)","noteIndex":0},"citationItems":[{"id":173,"uris":["http://zotero.org/users/local/0pdZPGmr/items/2GZJLP4Z","http://zotero.org/users/9596130/items/2GZJLP4Z"],"itemData":{"id":173,"type":"article-journal","container-title":"Journal of The Royal Society Interface","DOI":"10.1098/rsif.2016.0289","issue":"119","journalAbbreviation":"Journal of The Royal Society Interface","note":"publisher: Royal Society","page":"20160289","title":"Understanding the within-host dynamics of influenza A virus: from theory to clinical implications","volume":"13","author":[{"family":"Hadjichrysanthou","given":"Christoforos"},{"family":"Cauët","given":"Emilie"},{"family":"Lawrence","given":"Emma"},{"family":"Vegvari","given":"Carolin"},{"family":"Wolf","given":"Frank","non-dropping-particle":"de"},{"family":"Anderson","given":"Roy M."}],"issued":{"date-parts":[["2016",6,1]]}}}],"schema":"https://github.com/citation-style-language/schema/raw/master/csl-citation.json"}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(47)</w:t>
      </w:r>
      <w:r w:rsidRPr="0027498E">
        <w:rPr>
          <w:rFonts w:ascii="Arial" w:eastAsia="Times New Roman" w:hAnsi="Arial" w:cs="Arial"/>
          <w:sz w:val="20"/>
          <w:szCs w:val="24"/>
        </w:rPr>
        <w:fldChar w:fldCharType="end"/>
      </w:r>
      <w:r w:rsidR="008E3BED" w:rsidRPr="0027498E">
        <w:rPr>
          <w:rFonts w:ascii="Arial" w:eastAsia="Times New Roman" w:hAnsi="Arial" w:cs="Arial"/>
          <w:sz w:val="20"/>
          <w:szCs w:val="24"/>
        </w:rPr>
        <w:t xml:space="preserve"> that estimates </w:t>
      </w:r>
      <w:r w:rsidR="008E3BED" w:rsidRPr="0027498E">
        <w:rPr>
          <w:rFonts w:ascii="Arial" w:eastAsia="Times New Roman" w:hAnsi="Arial" w:cs="Arial"/>
          <w:sz w:val="20"/>
          <w:szCs w:val="20"/>
        </w:rPr>
        <w:t xml:space="preserve">the </w:t>
      </w:r>
      <w:r w:rsidR="008E3BED" w:rsidRPr="009548C1">
        <w:rPr>
          <w:rFonts w:ascii="Arial" w:hAnsi="Arial"/>
          <w:color w:val="000000" w:themeColor="text1"/>
          <w:sz w:val="20"/>
          <w:rPrChange w:id="232" w:author="Revision" w:date="2026-05-09T00:57:00Z">
            <w:rPr>
              <w:color w:val="000000" w:themeColor="text1"/>
            </w:rPr>
          </w:rPrChange>
        </w:rPr>
        <w:t>day-to-day viral load to determine the relative infectiousness of infected individuals over the infectious period, and (2) a correlative model that the links total infectiousness to viral load data given the expected transmission risk reduction conferred by BXM</w:t>
      </w:r>
      <w:r w:rsidR="00243F04" w:rsidRPr="009548C1">
        <w:rPr>
          <w:rFonts w:ascii="Arial" w:hAnsi="Arial"/>
          <w:color w:val="000000" w:themeColor="text1"/>
          <w:sz w:val="20"/>
          <w:rPrChange w:id="233" w:author="Revision" w:date="2026-05-09T00:57:00Z">
            <w:rPr>
              <w:color w:val="000000" w:themeColor="text1"/>
            </w:rPr>
          </w:rPrChange>
        </w:rPr>
        <w:t xml:space="preserve"> (SI Appendix)</w:t>
      </w:r>
      <w:r w:rsidRPr="0027498E">
        <w:rPr>
          <w:rFonts w:ascii="Arial" w:eastAsia="Times New Roman" w:hAnsi="Arial" w:cs="Arial"/>
          <w:sz w:val="20"/>
          <w:szCs w:val="20"/>
        </w:rPr>
        <w:t>. Assuming that the pandemic IAV has similar within-host virus replication dynamic</w:t>
      </w:r>
      <w:r w:rsidRPr="0027498E">
        <w:rPr>
          <w:rFonts w:ascii="Arial" w:eastAsia="Times New Roman" w:hAnsi="Arial" w:cs="Arial"/>
          <w:sz w:val="20"/>
          <w:szCs w:val="24"/>
        </w:rPr>
        <w:t xml:space="preserve">s to seasonal IAVs, we estimated the cell infection and viral replication rate, as well as treatment effectiveness parameters of antivirals by fitting our within-host model to the viral load measurements taken from clinical trial for different treatment regimens (i.e. placebo, BXM or oseltamivir) that were administered within two days after symptom onset, with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qZGXTYRp","properties":{"formattedCitation":"(35)","plainCitation":"(35)","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without the emergence of BXM-resistant viruses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zLHuxtKF","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r w:rsidRPr="0027498E">
        <w:rPr>
          <w:rFonts w:ascii="Arial" w:eastAsia="Times New Roman" w:hAnsi="Arial" w:cs="Arial"/>
          <w:sz w:val="20"/>
          <w:szCs w:val="24"/>
        </w:rPr>
        <w:t>. Given that we still lack a quantitative understanding of how within-host viral load links to between-host transmission,</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nqjk9bjhv","properties":{"formattedCitation":"(48)","plainCitation":"(48)","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applied three different correlative models that were previously applied to infer</w:t>
      </w:r>
      <w:r w:rsidR="008E3BED" w:rsidRPr="0027498E">
        <w:rPr>
          <w:rFonts w:ascii="Arial" w:eastAsia="Times New Roman" w:hAnsi="Arial" w:cs="Arial"/>
          <w:sz w:val="20"/>
          <w:szCs w:val="24"/>
        </w:rPr>
        <w:t xml:space="preserve"> total</w:t>
      </w:r>
      <w:r w:rsidRPr="0027498E">
        <w:rPr>
          <w:rFonts w:ascii="Arial" w:eastAsia="Times New Roman" w:hAnsi="Arial" w:cs="Arial"/>
          <w:sz w:val="20"/>
          <w:szCs w:val="24"/>
        </w:rPr>
        <w:t xml:space="preserve"> infectiousness from viral load data of respiratory viral pathogens, estimating the best-fit parameters that align with empirical effectiveness estimates of BXM reducing onward transmission risk by 29% within five days after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{"citationID":"a1h5uo8emj0","properties":{"formattedCitation":"(7)","plainCitation":"(7)","noteIndex":0},"citationItems":[{"id":288,"uris":["http://zotero.org/users/9596130/items/HVVT3WY6"],"itemData":{"id":288,"type":"article-journal","container-title":"New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As all correlative models yield similar transmission dynamics (see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 xml:space="preserve"> for model validation against US influenza season in 2017/2018), we used the Hill equation model for all simulations and applied the best-fit parameters to estimate the mean infectiousness of infected individuals who were treated at different times during the course of their infection (i.e. within and beyond two days after symptom onset)</w:t>
      </w:r>
      <w:r w:rsidR="008E3BED" w:rsidRPr="0027498E">
        <w:rPr>
          <w:rFonts w:ascii="Arial" w:eastAsia="Times New Roman" w:hAnsi="Arial" w:cs="Arial"/>
          <w:sz w:val="20"/>
          <w:szCs w:val="24"/>
        </w:rPr>
        <w:t xml:space="preserve">. </w:t>
      </w:r>
    </w:p>
    <w:p w14:paraId="24D7A64A" w14:textId="467FBB3F" w:rsidR="008E3BED" w:rsidRPr="0027498E" w:rsidRDefault="00D46129"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The timing of treatment administration since infection would depend on their</w:t>
      </w:r>
      <w:r w:rsidR="007363CF" w:rsidRPr="0027498E">
        <w:rPr>
          <w:rFonts w:ascii="Arial" w:eastAsia="Times New Roman" w:hAnsi="Arial" w:cs="Arial"/>
          <w:sz w:val="20"/>
          <w:szCs w:val="24"/>
        </w:rPr>
        <w:t xml:space="preserve"> time to symptom onset since infection</w:t>
      </w:r>
      <w:r w:rsidR="008E3BED" w:rsidRPr="0027498E">
        <w:rPr>
          <w:rFonts w:ascii="Arial" w:eastAsia="Times New Roman" w:hAnsi="Arial" w:cs="Arial"/>
          <w:sz w:val="20"/>
          <w:szCs w:val="24"/>
        </w:rPr>
        <w:t xml:space="preserve"> and</w:t>
      </w:r>
      <w:r w:rsidR="007363CF" w:rsidRPr="0027498E">
        <w:rPr>
          <w:rFonts w:ascii="Arial" w:eastAsia="Times New Roman" w:hAnsi="Arial" w:cs="Arial"/>
          <w:sz w:val="20"/>
          <w:szCs w:val="24"/>
        </w:rPr>
        <w:t xml:space="preserve"> delays in treatment since symptom onset</w:t>
      </w:r>
      <w:r w:rsidR="008E3BED" w:rsidRPr="0027498E">
        <w:rPr>
          <w:rFonts w:ascii="Arial" w:eastAsia="Times New Roman" w:hAnsi="Arial" w:cs="Arial"/>
          <w:sz w:val="20"/>
          <w:szCs w:val="24"/>
        </w:rPr>
        <w:t xml:space="preserve">. The probability that an infected individual is tested at time </w:t>
      </w:r>
      <m:oMath>
        <m:r>
          <w:rPr>
            <w:rFonts w:ascii="Cambria Math" w:eastAsia="Times New Roman" w:hAnsi="Cambria Math" w:cs="Arial"/>
            <w:sz w:val="20"/>
            <w:szCs w:val="24"/>
          </w:rPr>
          <m:t>τ</m:t>
        </m:r>
      </m:oMath>
      <w:r w:rsidR="008E3BED" w:rsidRPr="0027498E">
        <w:rPr>
          <w:rFonts w:ascii="Arial" w:eastAsia="Times New Roman" w:hAnsi="Arial" w:cs="Arial"/>
          <w:sz w:val="20"/>
          <w:szCs w:val="24"/>
        </w:rPr>
        <w:t xml:space="preserve"> since infection can be formulated as </w:t>
      </w:r>
      <w:r w:rsidR="008E3BED"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DpsTqb1O","properties":{"formattedCitation":"(49)","plainCitation":"(49)","noteIndex":0},"citationItems":[{"id":2,"uris":["http://zotero.org/users/local/0pdZPGmr/items/4AHIDXEA","http://zotero.org/users/9596130/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008E3BED"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(49)</w:t>
      </w:r>
      <w:r w:rsidR="008E3BED" w:rsidRPr="0027498E">
        <w:rPr>
          <w:rFonts w:ascii="Arial" w:eastAsia="Times New Roman" w:hAnsi="Arial" w:cs="Arial"/>
          <w:sz w:val="20"/>
          <w:szCs w:val="24"/>
        </w:rPr>
        <w:fldChar w:fldCharType="end"/>
      </w:r>
      <w:r w:rsidR="008E3BED" w:rsidRPr="0027498E">
        <w:rPr>
          <w:rFonts w:ascii="Arial" w:eastAsia="Times New Roman" w:hAnsi="Arial" w:cs="Arial"/>
          <w:sz w:val="20"/>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912"/>
      </w:tblGrid>
      <w:tr w:rsidR="008E3BED" w:rsidRPr="0027498E" w14:paraId="17C0A70E" w14:textId="77777777" w:rsidTr="00F30B2F">
        <w:tc>
          <w:tcPr>
            <w:tcW w:w="8075" w:type="dxa"/>
            <w:vAlign w:val="center"/>
          </w:tcPr>
          <w:p w14:paraId="00131F42"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m:t>
                </m:r>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τ</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ξ</m:t>
                        </m:r>
                      </m:e>
                    </m:d>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τ-ξ</m:t>
                        </m:r>
                      </m:e>
                    </m:d>
                    <m:r>
                      <w:rPr>
                        <w:rFonts w:ascii="Cambria Math" w:eastAsia="Times New Roman" w:hAnsi="Cambria Math" w:cs="Arial"/>
                        <w:sz w:val="20"/>
                        <w:szCs w:val="24"/>
                      </w:rPr>
                      <m:t>dξ</m:t>
                    </m:r>
                  </m:e>
                </m:nary>
              </m:oMath>
            </m:oMathPara>
          </w:p>
        </w:tc>
        <w:tc>
          <w:tcPr>
            <w:tcW w:w="935" w:type="dxa"/>
            <w:vAlign w:val="center"/>
          </w:tcPr>
          <w:p w14:paraId="78A2C731"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(2)</m:t>
                </m:r>
              </m:oMath>
            </m:oMathPara>
          </w:p>
        </w:tc>
      </w:tr>
    </w:tbl>
    <w:p w14:paraId="54D575C3" w14:textId="09F07F81"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oMath>
      <w:r w:rsidRPr="0027498E">
        <w:rPr>
          <w:rFonts w:ascii="Arial" w:eastAsia="Times New Roman" w:hAnsi="Arial" w:cs="Arial"/>
          <w:sz w:val="20"/>
          <w:szCs w:val="24"/>
        </w:rPr>
        <w:t xml:space="preserve"> is the probability of symptom onset on day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since infection and </w:t>
      </w:r>
      <m:oMath>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ν</m:t>
            </m:r>
          </m:e>
        </m:d>
      </m:oMath>
      <w:r w:rsidRPr="0027498E">
        <w:rPr>
          <w:rFonts w:ascii="Arial" w:eastAsia="Times New Roman" w:hAnsi="Arial" w:cs="Arial"/>
          <w:sz w:val="20"/>
          <w:szCs w:val="24"/>
        </w:rPr>
        <w:t xml:space="preserve"> is probability of symptomatic testing on day </w:t>
      </w:r>
      <m:oMath>
        <m:r>
          <w:rPr>
            <w:rFonts w:ascii="Cambria Math" w:eastAsia="Times New Roman" w:hAnsi="Cambria Math" w:cs="Arial"/>
            <w:sz w:val="20"/>
            <w:szCs w:val="24"/>
          </w:rPr>
          <m:t>ν</m:t>
        </m:r>
      </m:oMath>
      <w:r w:rsidRPr="0027498E">
        <w:rPr>
          <w:rFonts w:ascii="Arial" w:eastAsia="Times New Roman" w:hAnsi="Arial" w:cs="Arial"/>
          <w:sz w:val="20"/>
          <w:szCs w:val="24"/>
        </w:rPr>
        <w:t xml:space="preserve"> since symptom onset.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dτ</m:t>
            </m:r>
          </m:e>
        </m:nary>
      </m:oMath>
      <w:r w:rsidRPr="0027498E">
        <w:rPr>
          <w:rFonts w:ascii="Arial" w:eastAsia="Times New Roman" w:hAnsi="Arial" w:cs="Arial"/>
          <w:sz w:val="20"/>
          <w:szCs w:val="24"/>
        </w:rPr>
        <w:t xml:space="preserve"> can be less than one and is equal to the probability of a symptomatic infection: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dτ</m:t>
            </m:r>
          </m:e>
        </m:nary>
        <m:r>
          <w:rPr>
            <w:rFonts w:ascii="Cambria Math" w:eastAsia="Times New Roman" w:hAnsi="Cambria Math" w:cs="Arial"/>
            <w:sz w:val="20"/>
            <w:szCs w:val="24"/>
          </w:rPr>
          <m:t>=1-</m:t>
        </m:r>
        <m:sSub>
          <m:sSubPr>
            <m:ctrlPr>
              <w:rPr>
                <w:rFonts w:ascii="Cambria Math" w:eastAsia="Times New Roman" w:hAnsi="Cambria Math" w:cs="Arial"/>
                <w:i/>
                <w:sz w:val="20"/>
                <w:szCs w:val="24"/>
              </w:rPr>
            </m:ctrlPr>
          </m:sSubPr>
          <m:e>
            <m:r>
              <w:rPr>
                <w:rFonts w:ascii="Cambria Math" w:eastAsia="Times New Roman" w:hAnsi="Cambria Math" w:cs="Arial"/>
                <w:sz w:val="20"/>
                <w:szCs w:val="24"/>
              </w:rPr>
              <m:t>p</m:t>
            </m:r>
          </m:e>
          <m:sub>
            <m:r>
              <m:rPr>
                <m:nor/>
              </m:rPr>
              <w:rPr>
                <w:rFonts w:ascii="Arial" w:eastAsia="Times New Roman" w:hAnsi="Arial" w:cs="Arial"/>
                <w:sz w:val="20"/>
                <w:szCs w:val="24"/>
              </w:rPr>
              <m:t>asymptomatic</m:t>
            </m:r>
          </m:sub>
        </m:sSub>
      </m:oMath>
      <w:r w:rsidRPr="0027498E">
        <w:rPr>
          <w:rFonts w:ascii="Arial" w:eastAsia="Times New Roman" w:hAnsi="Arial" w:cs="Arial"/>
          <w:sz w:val="20"/>
          <w:szCs w:val="24"/>
        </w:rPr>
        <w:t xml:space="preserve"> where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p</m:t>
            </m:r>
          </m:e>
          <m:sub>
            <m:r>
              <m:rPr>
                <m:nor/>
              </m:rPr>
              <w:rPr>
                <w:rFonts w:ascii="Arial" w:eastAsia="Times New Roman" w:hAnsi="Arial" w:cs="Arial"/>
                <w:sz w:val="20"/>
                <w:szCs w:val="24"/>
              </w:rPr>
              <m:t>asymptomatic</m:t>
            </m:r>
          </m:sub>
        </m:sSub>
      </m:oMath>
      <w:r w:rsidRPr="0027498E">
        <w:rPr>
          <w:rFonts w:ascii="Arial" w:eastAsia="Times New Roman" w:hAnsi="Arial" w:cs="Arial"/>
          <w:sz w:val="20"/>
          <w:szCs w:val="24"/>
        </w:rPr>
        <w:t xml:space="preserve"> is expected probability of asymptomatic infection which we assumed to 16% for influenza infections.</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JTgFijBL","properties":{"formattedCitation":"(50)","plainCitation":"(50)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On the other hand,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θ</m:t>
                </m:r>
              </m:e>
            </m:d>
            <m:r>
              <w:rPr>
                <w:rFonts w:ascii="Cambria Math" w:eastAsia="Times New Roman" w:hAnsi="Cambria Math" w:cs="Arial"/>
                <w:sz w:val="20"/>
                <w:szCs w:val="24"/>
              </w:rPr>
              <m:t>dθ</m:t>
            </m:r>
          </m:e>
        </m:nary>
      </m:oMath>
      <w:r w:rsidRPr="0027498E">
        <w:rPr>
          <w:rFonts w:ascii="Arial" w:eastAsia="Times New Roman" w:hAnsi="Arial" w:cs="Arial"/>
          <w:sz w:val="20"/>
          <w:szCs w:val="24"/>
        </w:rPr>
        <w:t xml:space="preserve"> is equal to the willingness of testing provided that all individuals who seek testing will be tested which can also be less than one. In turn, the expected number of infected individuals </w:t>
      </w:r>
      <m:oMath>
        <m:r>
          <w:rPr>
            <w:rFonts w:ascii="Cambria Math" w:eastAsia="Times New Roman" w:hAnsi="Cambria Math" w:cs="Arial"/>
            <w:sz w:val="20"/>
            <w:szCs w:val="24"/>
          </w:rPr>
          <m:t>T</m:t>
        </m:r>
        <m:d>
          <m:dPr>
            <m:ctrlPr>
              <w:rPr>
                <w:rFonts w:ascii="Cambria Math" w:eastAsia="Times New Roman" w:hAnsi="Cambria Math" w:cs="Arial"/>
                <w:i/>
                <w:sz w:val="20"/>
                <w:szCs w:val="24"/>
              </w:rPr>
            </m:ctrlPr>
          </m:dPr>
          <m:e>
            <m:r>
              <w:rPr>
                <w:rFonts w:ascii="Cambria Math" w:eastAsia="Times New Roman" w:hAnsi="Cambria Math" w:cs="Arial"/>
                <w:sz w:val="20"/>
                <w:szCs w:val="24"/>
              </w:rPr>
              <m:t>t</m:t>
            </m:r>
          </m:e>
        </m:d>
      </m:oMath>
      <w:r w:rsidRPr="0027498E">
        <w:rPr>
          <w:rFonts w:ascii="Arial" w:eastAsia="Times New Roman" w:hAnsi="Arial" w:cs="Arial"/>
          <w:sz w:val="20"/>
          <w:szCs w:val="24"/>
        </w:rPr>
        <w:t xml:space="preserve"> that are positively diagnosed at time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912"/>
      </w:tblGrid>
      <w:tr w:rsidR="008E3BED" w:rsidRPr="0027498E" w14:paraId="40498C8C" w14:textId="77777777" w:rsidTr="00F30B2F">
        <w:tc>
          <w:tcPr>
            <w:tcW w:w="8075" w:type="dxa"/>
            <w:vAlign w:val="center"/>
          </w:tcPr>
          <w:p w14:paraId="1C13A417"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T</m:t>
                </m:r>
                <m:d>
                  <m:dPr>
                    <m:ctrlPr>
                      <w:rPr>
                        <w:rFonts w:ascii="Cambria Math" w:eastAsia="Times New Roman" w:hAnsi="Cambria Math" w:cs="Arial"/>
                        <w:i/>
                        <w:sz w:val="20"/>
                        <w:szCs w:val="24"/>
                      </w:rPr>
                    </m:ctrlPr>
                  </m:dPr>
                  <m:e>
                    <m:r>
                      <w:rPr>
                        <w:rFonts w:ascii="Cambria Math" w:eastAsia="Times New Roman" w:hAnsi="Cambria Math" w:cs="Arial"/>
                        <w:sz w:val="20"/>
                        <w:szCs w:val="24"/>
                      </w:rPr>
                      <m:t>t</m:t>
                    </m:r>
                  </m:e>
                </m:d>
                <m:r>
                  <w:rPr>
                    <w:rFonts w:ascii="Cambria Math" w:eastAsia="Times New Roman" w:hAnsi="Cambria Math" w:cs="Arial"/>
                    <w:sz w:val="20"/>
                    <w:szCs w:val="24"/>
                  </w:rPr>
                  <m:t>=ψ</m:t>
                </m:r>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I</m:t>
                    </m:r>
                    <m:d>
                      <m:dPr>
                        <m:ctrlPr>
                          <w:rPr>
                            <w:rFonts w:ascii="Cambria Math" w:eastAsia="Times New Roman" w:hAnsi="Cambria Math" w:cs="Arial"/>
                            <w:i/>
                            <w:sz w:val="20"/>
                            <w:szCs w:val="24"/>
                          </w:rPr>
                        </m:ctrlPr>
                      </m:dPr>
                      <m:e>
                        <m:r>
                          <w:rPr>
                            <w:rFonts w:ascii="Cambria Math" w:eastAsia="Times New Roman" w:hAnsi="Cambria Math" w:cs="Arial"/>
                            <w:sz w:val="20"/>
                            <w:szCs w:val="24"/>
                          </w:rPr>
                          <m:t>t-τ</m:t>
                        </m:r>
                      </m:e>
                    </m:d>
                    <m:r>
                      <w:rPr>
                        <w:rFonts w:ascii="Cambria Math" w:eastAsia="Times New Roman" w:hAnsi="Cambria Math" w:cs="Arial"/>
                        <w:sz w:val="20"/>
                        <w:szCs w:val="24"/>
                      </w:rPr>
                      <m:t>dτ</m:t>
                    </m:r>
                  </m:e>
                </m:nary>
              </m:oMath>
            </m:oMathPara>
          </w:p>
        </w:tc>
        <w:tc>
          <w:tcPr>
            <w:tcW w:w="935" w:type="dxa"/>
            <w:vAlign w:val="center"/>
          </w:tcPr>
          <w:p w14:paraId="388ACF90"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(3)</m:t>
                </m:r>
              </m:oMath>
            </m:oMathPara>
          </w:p>
        </w:tc>
      </w:tr>
    </w:tbl>
    <w:p w14:paraId="60A1AA67" w14:textId="77777777"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r>
          <w:rPr>
            <w:rFonts w:ascii="Cambria Math" w:eastAsia="Times New Roman" w:hAnsi="Cambria Math" w:cs="Arial"/>
            <w:sz w:val="20"/>
            <w:szCs w:val="24"/>
          </w:rPr>
          <m:t>ψ</m:t>
        </m:r>
      </m:oMath>
      <w:r w:rsidRPr="0027498E">
        <w:rPr>
          <w:rFonts w:ascii="Arial" w:eastAsia="Times New Roman" w:hAnsi="Arial" w:cs="Arial"/>
          <w:sz w:val="20"/>
          <w:szCs w:val="24"/>
        </w:rPr>
        <w:t xml:space="preserve"> is the sensitivity of the diagnostic test.</w:t>
      </w:r>
    </w:p>
    <w:p w14:paraId="35131F90" w14:textId="5D223906"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In the discrete form, assuming that </w:t>
      </w:r>
      <m:oMath>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oMath>
      <w:r w:rsidRPr="0027498E">
        <w:rPr>
          <w:rFonts w:ascii="Arial" w:eastAsia="Times New Roman" w:hAnsi="Arial" w:cs="Arial"/>
          <w:sz w:val="20"/>
          <w:szCs w:val="24"/>
        </w:rPr>
        <w:t xml:space="preserve"> is the same for all age groups, the expected number of infected individuals of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with infection age of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days that are positively tested on day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is therefore: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905"/>
      </w:tblGrid>
      <w:tr w:rsidR="008E3BED" w:rsidRPr="0027498E" w14:paraId="1D86EAD7" w14:textId="77777777" w:rsidTr="00F30B2F">
        <w:tc>
          <w:tcPr>
            <w:tcW w:w="8075" w:type="dxa"/>
            <w:vAlign w:val="center"/>
          </w:tcPr>
          <w:p w14:paraId="39AEB19A" w14:textId="77777777" w:rsidR="008E3BED" w:rsidRPr="0027498E" w:rsidRDefault="005753F3"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T</m:t>
                    </m:r>
                  </m:e>
                  <m:sub>
                    <m:r>
                      <w:rPr>
                        <w:rFonts w:ascii="Cambria Math" w:eastAsia="Times New Roman" w:hAnsi="Cambria Math" w:cs="Arial"/>
                        <w:sz w:val="20"/>
                        <w:szCs w:val="24"/>
                      </w:rPr>
                      <m:t>t,a</m:t>
                    </m:r>
                  </m:sub>
                </m:sSub>
                <m:r>
                  <w:rPr>
                    <w:rFonts w:ascii="Cambria Math" w:eastAsia="Times New Roman" w:hAnsi="Cambria Math" w:cs="Arial"/>
                    <w:sz w:val="20"/>
                    <w:szCs w:val="24"/>
                  </w:rPr>
                  <m:t>=ψ</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t-τ</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e>
                </m:nary>
                <m:r>
                  <w:rPr>
                    <w:rFonts w:ascii="Cambria Math" w:eastAsia="Times New Roman" w:hAnsi="Cambria Math" w:cs="Arial"/>
                    <w:sz w:val="20"/>
                    <w:szCs w:val="24"/>
                  </w:rPr>
                  <m:t>=ψ</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d>
                      <m:dPr>
                        <m:ctrlPr>
                          <w:rPr>
                            <w:rFonts w:ascii="Cambria Math" w:eastAsia="Times New Roman" w:hAnsi="Cambria Math" w:cs="Arial"/>
                            <w:i/>
                            <w:sz w:val="20"/>
                            <w:szCs w:val="24"/>
                          </w:rPr>
                        </m:ctrlPr>
                      </m:dPr>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 xml:space="preserve">ξ=0 </m:t>
                            </m:r>
                          </m:sub>
                          <m:sup>
                            <m:r>
                              <w:rPr>
                                <w:rFonts w:ascii="Cambria Math" w:eastAsia="Times New Roman" w:hAnsi="Cambria Math" w:cs="Arial"/>
                                <w:sz w:val="20"/>
                                <w:szCs w:val="24"/>
                              </w:rPr>
                              <m:t>t-τ</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σ</m:t>
                                </m:r>
                              </m:e>
                              <m:sub>
                                <m:r>
                                  <w:rPr>
                                    <w:rFonts w:ascii="Cambria Math" w:eastAsia="Times New Roman" w:hAnsi="Cambria Math" w:cs="Arial"/>
                                    <w:sz w:val="20"/>
                                    <w:szCs w:val="24"/>
                                  </w:rPr>
                                  <m:t>ξ</m:t>
                                </m:r>
                              </m:sub>
                            </m:sSub>
                            <m:sSub>
                              <m:sSubPr>
                                <m:ctrlPr>
                                  <w:rPr>
                                    <w:rFonts w:ascii="Cambria Math" w:eastAsia="Times New Roman" w:hAnsi="Cambria Math" w:cs="Arial"/>
                                    <w:i/>
                                    <w:sz w:val="20"/>
                                    <w:szCs w:val="24"/>
                                  </w:rPr>
                                </m:ctrlPr>
                              </m:sSubPr>
                              <m:e>
                                <m:r>
                                  <w:rPr>
                                    <w:rFonts w:ascii="Cambria Math" w:eastAsia="Times New Roman" w:hAnsi="Cambria Math" w:cs="Arial"/>
                                    <w:sz w:val="20"/>
                                    <w:szCs w:val="24"/>
                                  </w:rPr>
                                  <m:t>λ</m:t>
                                </m:r>
                              </m:e>
                              <m:sub>
                                <m:r>
                                  <w:rPr>
                                    <w:rFonts w:ascii="Cambria Math" w:eastAsia="Times New Roman" w:hAnsi="Cambria Math" w:cs="Arial"/>
                                    <w:sz w:val="20"/>
                                    <w:szCs w:val="24"/>
                                  </w:rPr>
                                  <m:t>t-τ-ξ</m:t>
                                </m:r>
                              </m:sub>
                            </m:sSub>
                          </m:e>
                        </m:nary>
                      </m:e>
                    </m:d>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e>
                </m:nary>
              </m:oMath>
            </m:oMathPara>
          </w:p>
        </w:tc>
        <w:tc>
          <w:tcPr>
            <w:tcW w:w="935" w:type="dxa"/>
            <w:vAlign w:val="center"/>
          </w:tcPr>
          <w:p w14:paraId="7DE0360F" w14:textId="57694223"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(4)</m:t>
                </m:r>
              </m:oMath>
            </m:oMathPara>
          </w:p>
        </w:tc>
      </w:tr>
    </w:tbl>
    <w:p w14:paraId="5BEC0AA7" w14:textId="77777777" w:rsidR="008E3BED" w:rsidRPr="0027498E" w:rsidRDefault="008E3BED" w:rsidP="008E3BED">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 xml:space="preserve">We assumed the ideal scenario where rapid diagnostic tests are used, with no delay in obtaining results after testing, and are widely available and accessible to the whole population (i.e. no shortages). </w:t>
      </w:r>
    </w:p>
    <w:p w14:paraId="09618CA0" w14:textId="080E3899" w:rsidR="008E3BED" w:rsidRPr="0027498E" w:rsidRDefault="008E3BED" w:rsidP="008E3BED">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 xml:space="preserve">Infected individuals that test positive may then be given antiviral that will change their infectiousness </w:t>
      </w:r>
      <w:r w:rsidR="00D46129" w:rsidRPr="0027498E">
        <w:rPr>
          <w:rFonts w:ascii="Arial" w:eastAsia="Times New Roman" w:hAnsi="Arial" w:cs="Arial"/>
          <w:sz w:val="20"/>
          <w:szCs w:val="24"/>
          <w:lang w:val="en-SG"/>
        </w:rPr>
        <w:t>distribution</w:t>
      </w:r>
      <w:r w:rsidRPr="0027498E">
        <w:rPr>
          <w:rFonts w:ascii="Arial" w:eastAsia="Times New Roman" w:hAnsi="Arial" w:cs="Arial"/>
          <w:sz w:val="20"/>
          <w:szCs w:val="24"/>
          <w:lang w:val="en-SG"/>
        </w:rPr>
        <w:t xml:space="preserve"> </w:t>
      </w:r>
      <m:oMath>
        <m:r>
          <w:rPr>
            <w:rFonts w:ascii="Cambria Math" w:eastAsia="Times New Roman" w:hAnsi="Cambria Math" w:cs="Arial"/>
            <w:sz w:val="20"/>
            <w:szCs w:val="24"/>
            <w:lang w:val="en-SG"/>
          </w:rPr>
          <m:t>y</m:t>
        </m:r>
      </m:oMath>
      <w:r w:rsidRPr="0027498E">
        <w:rPr>
          <w:rFonts w:ascii="Arial" w:eastAsia="Times New Roman" w:hAnsi="Arial" w:cs="Arial"/>
          <w:sz w:val="20"/>
          <w:szCs w:val="24"/>
          <w:lang w:val="en-SG"/>
        </w:rPr>
        <w:t xml:space="preserve"> depending on the infection age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when the antiviral was administered</w:t>
      </w:r>
      <w:r w:rsidRPr="0027498E">
        <w:rPr>
          <w:rFonts w:ascii="Arial" w:eastAsia="Times New Roman" w:hAnsi="Arial" w:cs="Arial"/>
          <w:sz w:val="20"/>
          <w:szCs w:val="24"/>
          <w:lang w:val="en-SG"/>
        </w:rPr>
        <w:t xml:space="preserve"> and whether or not the individual adhered to the treatment regime. The number of test-and-treated individuals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O</m:t>
            </m:r>
          </m:e>
          <m:sub>
            <m:r>
              <w:rPr>
                <w:rFonts w:ascii="Cambria Math" w:eastAsia="Times New Roman" w:hAnsi="Cambria Math" w:cs="Arial"/>
                <w:sz w:val="20"/>
                <w:szCs w:val="24"/>
              </w:rPr>
              <m:t>treatment,τ,a</m:t>
            </m:r>
          </m:sub>
        </m:sSub>
      </m:oMath>
      <w:r w:rsidRPr="0027498E">
        <w:rPr>
          <w:rFonts w:ascii="Arial" w:eastAsia="Times New Roman" w:hAnsi="Arial" w:cs="Arial"/>
          <w:sz w:val="20"/>
          <w:szCs w:val="24"/>
        </w:rPr>
        <w:t>)</w:t>
      </w:r>
      <w:r w:rsidRPr="0027498E">
        <w:rPr>
          <w:rFonts w:ascii="Arial" w:eastAsia="Times New Roman" w:hAnsi="Arial" w:cs="Arial"/>
          <w:sz w:val="20"/>
          <w:szCs w:val="24"/>
          <w:lang w:val="en-SG"/>
        </w:rPr>
        <w:t xml:space="preserve"> </w:t>
      </w:r>
      <w:r w:rsidRPr="0027498E">
        <w:rPr>
          <w:rFonts w:ascii="Arial" w:eastAsia="Times New Roman" w:hAnsi="Arial" w:cs="Arial"/>
          <w:sz w:val="20"/>
          <w:szCs w:val="24"/>
        </w:rPr>
        <w:t xml:space="preserve">of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with infection age of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days </w:t>
      </w:r>
      <w:r w:rsidRPr="0027498E">
        <w:rPr>
          <w:rFonts w:ascii="Arial" w:eastAsia="Times New Roman" w:hAnsi="Arial" w:cs="Arial"/>
          <w:sz w:val="20"/>
          <w:szCs w:val="24"/>
          <w:lang w:val="en-SG"/>
        </w:rPr>
        <w:t xml:space="preserve">who are treated is then: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gridCol w:w="909"/>
      </w:tblGrid>
      <w:tr w:rsidR="008E3BED" w:rsidRPr="0027498E" w14:paraId="196EA384" w14:textId="77777777" w:rsidTr="00F30B2F">
        <w:tc>
          <w:tcPr>
            <w:tcW w:w="8075" w:type="dxa"/>
            <w:vAlign w:val="center"/>
          </w:tcPr>
          <w:p w14:paraId="7E5C9570" w14:textId="77777777" w:rsidR="008E3BED" w:rsidRPr="0027498E" w:rsidRDefault="005753F3"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O</m:t>
                    </m:r>
                  </m:e>
                  <m:sub>
                    <m:r>
                      <w:rPr>
                        <w:rFonts w:ascii="Cambria Math" w:eastAsia="Times New Roman" w:hAnsi="Cambria Math" w:cs="Arial"/>
                        <w:sz w:val="20"/>
                        <w:szCs w:val="24"/>
                      </w:rPr>
                      <m:t>treatment,τ,a</m:t>
                    </m:r>
                  </m:sub>
                </m:sSub>
                <m:r>
                  <w:rPr>
                    <w:rFonts w:ascii="Cambria Math" w:eastAsia="Times New Roman" w:hAnsi="Cambria Math" w:cs="Arial"/>
                    <w:sz w:val="20"/>
                    <w:szCs w:val="24"/>
                  </w:rPr>
                  <m:t>=ψ</m:t>
                </m:r>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t-τ</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r>
                  <w:rPr>
                    <w:rFonts w:ascii="Cambria Math" w:eastAsia="Times New Roman" w:hAnsi="Cambria Math" w:cs="Arial"/>
                    <w:sz w:val="20"/>
                    <w:szCs w:val="24"/>
                  </w:rPr>
                  <m:t xml:space="preserve">     ∀ τ≤t-1</m:t>
                </m:r>
              </m:oMath>
            </m:oMathPara>
          </w:p>
        </w:tc>
        <w:tc>
          <w:tcPr>
            <w:tcW w:w="935" w:type="dxa"/>
            <w:vAlign w:val="center"/>
          </w:tcPr>
          <w:p w14:paraId="40DDD62F" w14:textId="48CA3B6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(5)</m:t>
                </m:r>
              </m:oMath>
            </m:oMathPara>
          </w:p>
        </w:tc>
      </w:tr>
    </w:tbl>
    <w:p w14:paraId="4483BBA5" w14:textId="77777777"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lang w:val="en-SG"/>
        </w:rPr>
        <w:t>We also assumed that there is no delay in administration of antivirals upon receiving testing results (i.e. testing and drug administration occurs during the same clinical visit).</w:t>
      </w:r>
    </w:p>
    <w:p w14:paraId="5BC727FC" w14:textId="5EB93666" w:rsidR="008E3BED" w:rsidRPr="0027498E" w:rsidRDefault="008E3BED" w:rsidP="0074386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assumed that the expected number of deaths correlate with the number of infected individuals. </w:t>
      </w:r>
      <w:r w:rsidR="00743862" w:rsidRPr="0027498E">
        <w:rPr>
          <w:rFonts w:ascii="Arial" w:eastAsia="Times New Roman" w:hAnsi="Arial" w:cs="Arial"/>
          <w:sz w:val="20"/>
          <w:szCs w:val="24"/>
        </w:rPr>
        <w:t>T</w:t>
      </w:r>
      <w:r w:rsidRPr="0027498E">
        <w:rPr>
          <w:rFonts w:ascii="Arial" w:eastAsia="Times New Roman" w:hAnsi="Arial" w:cs="Arial"/>
          <w:sz w:val="20"/>
          <w:szCs w:val="24"/>
        </w:rPr>
        <w:t xml:space="preserve">he number of deaths in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t,α</m:t>
            </m:r>
          </m:sub>
        </m:sSub>
      </m:oMath>
      <w:r w:rsidRPr="0027498E">
        <w:rPr>
          <w:rFonts w:ascii="Arial" w:eastAsia="Times New Roman" w:hAnsi="Arial" w:cs="Arial"/>
          <w:sz w:val="20"/>
          <w:szCs w:val="24"/>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gridCol w:w="909"/>
      </w:tblGrid>
      <w:tr w:rsidR="008E3BED" w:rsidRPr="0027498E" w14:paraId="0C5AEA0A" w14:textId="77777777" w:rsidTr="00F30B2F">
        <w:tc>
          <w:tcPr>
            <w:tcW w:w="8075" w:type="dxa"/>
            <w:vAlign w:val="center"/>
          </w:tcPr>
          <w:p w14:paraId="0255D7FA" w14:textId="77777777" w:rsidR="008E3BED" w:rsidRPr="0027498E" w:rsidRDefault="005753F3"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t,α</m:t>
                    </m:r>
                  </m:sub>
                </m:sSub>
                <m:r>
                  <w:rPr>
                    <w:rFonts w:ascii="Cambria Math" w:eastAsia="Times New Roman" w:hAnsi="Cambria Math" w:cs="Arial"/>
                    <w:sz w:val="20"/>
                    <w:szCs w:val="24"/>
                  </w:rPr>
                  <m:t>=</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d>
                      <m:dPr>
                        <m:ctrlPr>
                          <w:rPr>
                            <w:rFonts w:ascii="Cambria Math" w:eastAsia="Times New Roman" w:hAnsi="Cambria Math" w:cs="Arial"/>
                            <w:i/>
                            <w:sz w:val="20"/>
                            <w:szCs w:val="24"/>
                          </w:rPr>
                        </m:ctrlPr>
                      </m:dPr>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 xml:space="preserve">ξ=0 </m:t>
                            </m:r>
                          </m:sub>
                          <m:sup>
                            <m:r>
                              <w:rPr>
                                <w:rFonts w:ascii="Cambria Math" w:eastAsia="Times New Roman" w:hAnsi="Cambria Math" w:cs="Arial"/>
                                <w:sz w:val="20"/>
                                <w:szCs w:val="24"/>
                              </w:rPr>
                              <m:t>t-τ</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σ</m:t>
                                </m:r>
                              </m:e>
                              <m:sub>
                                <m:r>
                                  <w:rPr>
                                    <w:rFonts w:ascii="Cambria Math" w:eastAsia="Times New Roman" w:hAnsi="Cambria Math" w:cs="Arial"/>
                                    <w:sz w:val="20"/>
                                    <w:szCs w:val="24"/>
                                  </w:rPr>
                                  <m:t>ξ</m:t>
                                </m:r>
                              </m:sub>
                            </m:sSub>
                            <m:sSubSup>
                              <m:sSubSupPr>
                                <m:ctrlPr>
                                  <w:rPr>
                                    <w:rFonts w:ascii="Cambria Math" w:eastAsia="Times New Roman" w:hAnsi="Cambria Math" w:cs="Arial"/>
                                    <w:i/>
                                    <w:sz w:val="20"/>
                                    <w:szCs w:val="24"/>
                                  </w:rPr>
                                </m:ctrlPr>
                              </m:sSubSupPr>
                              <m:e>
                                <m:r>
                                  <w:rPr>
                                    <w:rFonts w:ascii="Cambria Math" w:eastAsia="Times New Roman" w:hAnsi="Cambria Math" w:cs="Arial"/>
                                    <w:sz w:val="20"/>
                                    <w:szCs w:val="24"/>
                                  </w:rPr>
                                  <m:t>p</m:t>
                                </m:r>
                              </m:e>
                              <m:sub>
                                <m:r>
                                  <w:rPr>
                                    <w:rFonts w:ascii="Cambria Math" w:eastAsia="Times New Roman" w:hAnsi="Cambria Math" w:cs="Arial"/>
                                    <w:sz w:val="20"/>
                                    <w:szCs w:val="24"/>
                                  </w:rPr>
                                  <m:t>α</m:t>
                                </m:r>
                              </m:sub>
                              <m:sup>
                                <m:r>
                                  <w:rPr>
                                    <w:rFonts w:ascii="Cambria Math" w:eastAsia="Times New Roman" w:hAnsi="Cambria Math" w:cs="Arial"/>
                                    <w:sz w:val="20"/>
                                    <w:szCs w:val="24"/>
                                  </w:rPr>
                                  <m:t>dea</m:t>
                                </m:r>
                              </m:sup>
                            </m:sSubSup>
                          </m:e>
                        </m:nary>
                      </m:e>
                    </m:d>
                    <m:sSub>
                      <m:sSubPr>
                        <m:ctrlPr>
                          <w:rPr>
                            <w:rFonts w:ascii="Cambria Math" w:eastAsia="Times New Roman" w:hAnsi="Cambria Math" w:cs="Arial"/>
                            <w:i/>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τ,α</m:t>
                        </m:r>
                      </m:sub>
                    </m:sSub>
                  </m:e>
                </m:nary>
              </m:oMath>
            </m:oMathPara>
          </w:p>
        </w:tc>
        <w:tc>
          <w:tcPr>
            <w:tcW w:w="935" w:type="dxa"/>
            <w:vAlign w:val="center"/>
          </w:tcPr>
          <w:p w14:paraId="324B4320" w14:textId="37E94E52"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(6)</m:t>
                </m:r>
              </m:oMath>
            </m:oMathPara>
          </w:p>
        </w:tc>
      </w:tr>
    </w:tbl>
    <w:p w14:paraId="0BC458B3" w14:textId="38D77F26" w:rsidR="007363CF" w:rsidRPr="0027498E" w:rsidRDefault="008E3BED"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sSubSup>
          <m:sSubSupPr>
            <m:ctrlPr>
              <w:rPr>
                <w:rFonts w:ascii="Cambria Math" w:eastAsia="Times New Roman" w:hAnsi="Cambria Math" w:cs="Arial"/>
                <w:i/>
                <w:sz w:val="20"/>
                <w:szCs w:val="24"/>
              </w:rPr>
            </m:ctrlPr>
          </m:sSubSupPr>
          <m:e>
            <m:r>
              <w:rPr>
                <w:rFonts w:ascii="Cambria Math" w:eastAsia="Times New Roman" w:hAnsi="Cambria Math" w:cs="Arial"/>
                <w:sz w:val="20"/>
                <w:szCs w:val="24"/>
              </w:rPr>
              <m:t>p</m:t>
            </m:r>
          </m:e>
          <m:sub>
            <m:r>
              <w:rPr>
                <w:rFonts w:ascii="Cambria Math" w:eastAsia="Times New Roman" w:hAnsi="Cambria Math" w:cs="Arial"/>
                <w:sz w:val="20"/>
                <w:szCs w:val="24"/>
              </w:rPr>
              <m:t>α</m:t>
            </m:r>
          </m:sub>
          <m:sup>
            <m:r>
              <w:rPr>
                <w:rFonts w:ascii="Cambria Math" w:eastAsia="Times New Roman" w:hAnsi="Cambria Math" w:cs="Arial"/>
                <w:sz w:val="20"/>
                <w:szCs w:val="24"/>
              </w:rPr>
              <m:t>dea</m:t>
            </m:r>
          </m:sup>
        </m:sSubSup>
      </m:oMath>
      <w:r w:rsidRPr="0027498E">
        <w:rPr>
          <w:rFonts w:ascii="Arial" w:eastAsia="Times New Roman" w:hAnsi="Arial" w:cs="Arial"/>
          <w:sz w:val="20"/>
          <w:szCs w:val="24"/>
        </w:rPr>
        <w:t xml:space="preserve"> is the probability that symptomatic individuals in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that died. </w:t>
      </w:r>
    </w:p>
    <w:p w14:paraId="068B931D" w14:textId="0AF70701"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We included a table of parameters and corresponding values used (</w:t>
      </w:r>
      <w:r w:rsidR="00C96A8C" w:rsidRPr="0027498E">
        <w:rPr>
          <w:rFonts w:ascii="Arial" w:eastAsia="Times New Roman" w:hAnsi="Arial" w:cs="Arial"/>
          <w:sz w:val="20"/>
          <w:szCs w:val="24"/>
        </w:rPr>
        <w:t>Table S</w:t>
      </w:r>
      <w:r w:rsidRPr="0027498E">
        <w:rPr>
          <w:rFonts w:ascii="Arial" w:eastAsia="Times New Roman" w:hAnsi="Arial" w:cs="Arial"/>
          <w:sz w:val="20"/>
          <w:szCs w:val="24"/>
        </w:rPr>
        <w:t>1), and a summary of key modelling assumptions (</w:t>
      </w:r>
      <w:r w:rsidR="00C96A8C" w:rsidRPr="0027498E">
        <w:rPr>
          <w:rFonts w:ascii="Arial" w:eastAsia="Times New Roman" w:hAnsi="Arial" w:cs="Arial"/>
          <w:sz w:val="20"/>
          <w:szCs w:val="24"/>
        </w:rPr>
        <w:t>Table S</w:t>
      </w:r>
      <w:r w:rsidRPr="0027498E">
        <w:rPr>
          <w:rFonts w:ascii="Arial" w:eastAsia="Times New Roman" w:hAnsi="Arial" w:cs="Arial"/>
          <w:sz w:val="20"/>
          <w:szCs w:val="24"/>
        </w:rPr>
        <w:t>2) made for the between-host transmission model</w:t>
      </w:r>
      <w:r w:rsidR="008E3BED" w:rsidRPr="0027498E">
        <w:rPr>
          <w:rFonts w:ascii="Arial" w:eastAsia="Times New Roman" w:hAnsi="Arial" w:cs="Arial"/>
          <w:sz w:val="20"/>
          <w:szCs w:val="24"/>
        </w:rPr>
        <w:t xml:space="preserve"> in the SI appendix</w:t>
      </w:r>
      <w:r w:rsidRPr="0027498E">
        <w:rPr>
          <w:rFonts w:ascii="Arial" w:eastAsia="Times New Roman" w:hAnsi="Arial" w:cs="Arial"/>
          <w:sz w:val="20"/>
          <w:szCs w:val="24"/>
        </w:rPr>
        <w:t>.</w:t>
      </w:r>
    </w:p>
    <w:p w14:paraId="339768F9" w14:textId="77777777" w:rsidR="007363CF" w:rsidRPr="0027498E" w:rsidRDefault="007363CF" w:rsidP="00B521D7">
      <w:pPr>
        <w:spacing w:after="120" w:line="480" w:lineRule="auto"/>
        <w:rPr>
          <w:rFonts w:ascii="Arial" w:eastAsia="Times New Roman" w:hAnsi="Arial" w:cs="Arial"/>
          <w:sz w:val="20"/>
          <w:szCs w:val="24"/>
        </w:rPr>
      </w:pPr>
    </w:p>
    <w:p w14:paraId="52A2DD17" w14:textId="41D4599A" w:rsidR="007363CF" w:rsidRPr="0027498E" w:rsidRDefault="00537293"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A</w:t>
      </w:r>
      <w:r w:rsidR="007363CF" w:rsidRPr="0027498E">
        <w:rPr>
          <w:rFonts w:ascii="Arial" w:eastAsia="Times New Roman" w:hAnsi="Arial" w:cs="Arial"/>
          <w:i/>
          <w:sz w:val="20"/>
          <w:szCs w:val="24"/>
        </w:rPr>
        <w:t>ntiviral demand</w:t>
      </w:r>
    </w:p>
    <w:p w14:paraId="4D08A3E1" w14:textId="6B6EF04A"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computed the </w:t>
      </w:r>
      <w:r w:rsidR="00537293"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demand for treatment, using either oseltamivir or BXM as the sole infection control intervention, in 186 countries where age demography and contact rates were estimated by the UN World Population Prospects </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lormm5to9","properties":{"formattedCitation":"(29)","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l6nckfn8o","properties":{"formattedCitation":"(51)","plainCitation":"(51)","noteIndex":0},"citationItems":[{"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respectively, during the first wave of four influenza pandemic scenarios with distinct basic reproduction number, age-stratified susceptibility to infection and case fatality rates (i.e. a severe pandemic with a W-shaped age-specific mortality curve, 1918 A/H1N1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{"citationID":"a2no0huc2p8","properties":{"formattedCitation":"(52, 53)","plainCitation":"(52, 53)","noteIndex":0},"citationItems":[{"id":189,"uris":["http://zotero.org/users/local/0pdZPGmr/items/B4YIBH2K","http://zotero.org/users/9596130/items/B4YIBH2K"],"itemData":{"id":189,"type":"article-journal","abstract":"The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(52, 53)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moderately severe pandemic U-shaped age-specific mortality curve, 1968 A/H3N2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{"citationID":"aqqb04grqs","properties":{"formattedCitation":"(52, 53)","plainCitation":"(52, 53)","noteIndex":0},"citationItems":[{"id":189,"uris":["http://zotero.org/users/local/0pdZPGmr/items/B4YIBH2K","http://zotero.org/users/9596130/items/B4YIBH2K"],"itemData":{"id":189,"type":"article-journal","abstract":"The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(52, 53)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mild pandemic with greater relative mortality rates among adults &lt;65 years of age, 2009 A/H1N1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23n8md94v0","properties":{"formattedCitation":"(30)","plainCitation":"(30)","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severe pandemic with greater relative susceptibility and mortality rates among adults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COVID-19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FRjNXj3p","properties":{"formattedCitation":"(54\\uc0\\u8211{}56)","plainCitation":"(54–56)","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M"}],"issued":{"date-parts":[["2020",6,1]]}}},{"id":383,"uris":["http://zotero.org/users/9596130/items/IQ35T3SK"],"itemData":{"id":383,"type":"article-journal","abstract":"The COVID-19 pandemic has shown a markedly low proportion of cases among children1–4. Age disparities in observed cases could be explained by children having lower susceptibility to infection, lower propensity to show clinical symptoms or both. We evaluate these possibilities by fitting an age-structured mathematical model to epidemic data from China, Italy, Japan, Singapore, Canada and South Korea. We estimate that susceptibility to infection in individuals under 20 years of age is approximately half that of adults aged over 20 years, and that clinical symptoms manifest in 21% (95% credible interval: 12–31%) of infections in 10- to 19-year-olds, rising to 69% (57–82%) of infections in people aged over 70 years. Accordingly, we find that interventions aimed at children might have a relatively small impact on reducing SARS-CoV-2 transmission, particularly if the transmissibility of subclinical infections is low. Our age-specific clinical fraction and susceptibility estimates have implications for the expected global burden of COVID-19, as a result of demographic differences across settings. In countries with younger population structures—such as many low-income countries—the expected per capita incidence of clinical cases would be lower than in countries with older population structures, although it is likely that comorbidities in low-income countries will also influence disease severity. Without effective control measures, regions with relatively older populations could see disproportionally more cases of COVID-19, particularly in the later stages of an unmitigated epidemic.","container-title":"Nature Medicine","DOI":"10.1038/s41591-020-0962-9","ISSN":"1546-170X","issue":"8","journalAbbreviation":"Nature Medicine","page":"1205-1211","title":"Age-dependent effects in the transmission and control of COVID-19 epidemics","volume":"26","author":[{"family":"Davies","given":"Nicholas G."},{"family":"Klepac","given":"Petra"},{"family":"Liu","given":"Yang"},{"family":"Prem","given":"Kiesha"},{"family":"Jit","given":"Mark"},{"family":"Pearson","given":"Carl A. B."},{"family":"Quilty","given":"Billy J."},{"family":"Kucharski","given":"Adam J."},{"family":"Gibbs","given":"Hamish"},{"family":"Clifford","given":"Samuel"},{"family":"Gimma","given":"Amy"},{"family":"Zandvoort","given":"Kevin","non-dropping-particle":"van"},{"family":"Munday","given":"James D."},{"family":"Diamond","given":"Charlie"},{"family":"Edmunds","given":"W. John"},{"family":"Houben","given":"Rein M. G. J."},{"family":"Hellewell","given":"Joel"},{"family":"Russell","given":"Timothy W."},{"family":"Abbott","given":"Sam"},{"family":"Funk","given":"Sebastian"},{"family":"Bosse","given":"Nikos I."},{"family":"Sun","given":"Yueqian Fiona"},{"family":"Flasche","given":"Stefan"},{"family":"Rosello","given":"Alicia"},{"family":"Jarvis","given":"Christopher I."},{"family":"Eggo","given":"Rosalind M."},{"literal":"CMMID COVID-19 working group"}],"issued":{"date-parts":[["2020",8,1]]}}}],"schema":"https://github.com/citation-style-language/schema/raw/master/csl-citation.json"}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hAnsi="Arial" w:cs="Arial"/>
          <w:sz w:val="20"/>
        </w:rPr>
        <w:t>(54–56)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C96A8C" w:rsidRPr="0027498E">
        <w:rPr>
          <w:rFonts w:ascii="Arial" w:eastAsia="Times New Roman" w:hAnsi="Arial" w:cs="Arial"/>
          <w:sz w:val="20"/>
          <w:szCs w:val="24"/>
        </w:rPr>
        <w:t>Table S</w:t>
      </w:r>
      <w:r w:rsidRPr="0027498E">
        <w:rPr>
          <w:rFonts w:ascii="Arial" w:eastAsia="Times New Roman" w:hAnsi="Arial" w:cs="Arial"/>
          <w:sz w:val="20"/>
          <w:szCs w:val="24"/>
        </w:rPr>
        <w:t>1) akin to the 1918 A/H1N1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1968 A/H3N2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=1.8), 2009 A/H1N1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=1.5) and an influenza pandemic with COVID-19-like reproduction number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 xml:space="preserve">=3.0) and disease burden but with IAV-like generation interval. We assumed that 84% of infections were symptomatic even though prevalence of asymptomatic influenza remains largely uncertain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11heed8r74","properties":{"formattedCitation":"(50)","plainCitation":"(50)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also assumed that asymptomatic individuals are as infectious as their symptomatic counterparts. </w:t>
      </w:r>
    </w:p>
    <w:p w14:paraId="5F83D77D" w14:textId="1A05425E"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estimate the </w:t>
      </w:r>
      <w:r w:rsidR="003225CA"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demand, we assumed that there were no age restrictions in access to antivirals and that 95% of all symptomatic individuals would ideally seek clinical intervention within two days after symptom onset, lognormally distributed across time (i.e. mean=1 day, sd=0.6 days after symptom onset). We also assumed that an idealised public health infrastructure was in place such that country-wide distribution of antivirals would begin one week after the pandemic was initiated with ten infections in the country. Given likely limited BXM supply, heterogeneity in healthcare-seeking behaviour, and delays to begin treatment distribution in reality, all of which would lead to lower antiviral demand, we would relax the aforementioned assumptions in subsequent analyses (see below). </w:t>
      </w:r>
    </w:p>
    <w:p w14:paraId="628A9D51" w14:textId="1412019E"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Rapid testing would be required for same-day antiviral administration and was performed by a moderately sensitive rapid diagnostic test (70%)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q9ent1vdn","properties":{"formattedCitation":"(45)","plainCitation":"(45)","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Given its multi-day, five-dose treatment course, probability of adherence to oseltamivir treatment was assumed to be lower (65%)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5tg9gplnq","properties":{"formattedCitation":"(57)","plainCitation":"(57)","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than the single-dose BXM (95%). Treated infected individuals that did not adhere to treatment were assumed to be effectively untreated. We estimated the impact of antiviral use by computing the total deaths </w:t>
      </w:r>
      <w:del w:id="234" w:author="Revision" w:date="2026-05-09T00:57:00Z">
        <w:r w:rsidRPr="002764E8">
          <w:rPr>
            <w:rFonts w:ascii="Arial" w:eastAsia="Times New Roman" w:hAnsi="Arial" w:cs="Arial"/>
            <w:sz w:val="20"/>
            <w:szCs w:val="24"/>
          </w:rPr>
          <w:delText>reduced</w:delText>
        </w:r>
      </w:del>
      <w:ins w:id="235" w:author="Revision" w:date="2026-05-09T00:57:00Z">
        <w:r w:rsidR="00154466">
          <w:rPr>
            <w:rFonts w:ascii="Arial" w:eastAsia="Times New Roman" w:hAnsi="Arial" w:cs="Arial"/>
            <w:sz w:val="20"/>
            <w:szCs w:val="24"/>
          </w:rPr>
          <w:t>averted</w:t>
        </w:r>
      </w:ins>
      <w:r w:rsidR="00154466"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relative to no infection control. Total deaths during the pandemic wave was computed based on net incidence and the corresponding pandemic case fatality rates while accounting for mean reduction in mortality risks of treated individuals by 23% for both oseltamivir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e3e2ammgp","properties":{"formattedCitation":"(58)","plainCitation":"(58)","noteIndex":0},"citationItems":[{"id":183,"uris":["http://zotero.org/users/local/0pdZPGmr/items/THP483SF","http://zotero.org/users/9596130/items/THP483SF"],"itemData":{"id":183,"type":"article-journal","abstract":"Background: Systematic reviews of randomized, controlled trials in patients with influenza suggest a lack of evidence about the effects of antiviral therapy on several patient-important outcomes of influenza. Purpose: To systematically review observational studies for benefits and harms of oseltamivir, zanamivir, amantadine, or rimantadine in the treatment of influenza. Data Sources: MEDLINE, EMBASE, the Cochrane Central Register of Controlled Trials, CINAHL, SIGLE, the Chinese Biomedical Literature Database, Panteleimon, and LILACS up to November 2010; contact with pharmaceutical companies; and reference lists. Study Selection: Observational studies in any language that compared single antiviral therapy with no therapy or other antiviral therapy, or that had no comparator, for influenza or influenza-like illness. Data Extraction: Two independent investigators extracted data. Confidence in the estimates of the obtained effects (quality of evidence) was assessed by using the Grading of Recommendations Assessment, Development, and Evaluation approach. Data Synthesis: 74 studies fulfilled the inclusion criteria. Meta-analyses of the few studies providing effects with adjustment for confounders suggest that, in high-risk populations, oral oseltamivir may reduce mortality (odds ratio, 0.23 [95% CI, 0.13 to 0.43]; low-quality evidence), hospitalization (odds ratio, 0.75 [CI, 0.66 to 0.89]; low-quality evidence), and duration of symptoms (33 hours [CI, 21 to 45 hours]; very low?quality evidence) compared with no treatment. Earlier treatment with oseltamivir was generally associated with better outcomes. Inhaled zanamivir may lead to shorter symptom duration (23 hours [CI, 17 to 28 hours]; moderate-quality evidence) and fewer hospitalizations (odds ratio, 0.66 [CI, 0.37 to 1.18]) but more complications than no treatment. Direct comparison of oral oseltamivir and inhaled zanamivir suggests no important differences in key outcomes. Data from 1 study suggest that oral amantadine may reduce mortality and pneumonia associated with influenza A. No included study evaluated rimantadine. Limitations: Mortality was assessed in high-risk patients, and generalizability is limited. The overall body of evidence is limited by risk for confounding and selection, reporting, and publication bias. Conclusion: Therapy with oral oseltamivir and inhaled zanamivir may provide a net benefit over no treatment of influenza. However, as with the randomized trials, the confidence in the estimates of the effects for decision making is low to very low. Primary Funding Sources: World Health Organization and McMaster University.","container-title":"Annals of Internal Medicine","DOI":"10.7326/0003-4819-156-7-201204030-00411","ISSN":"0003-4819","issue":"7","journalAbbreviation":"Ann Intern Med","note":"publisher: American College of Physicians","page":"512-524","title":"Antivirals for Treatment of Influenza","volume":"156","author":[{"family":"Hsu","given":"Jonathan"},{"family":"Santesso","given":"Nancy"},{"family":"Mustafa","given":"Reem"},{"family":"Brozek","given":"Jan"},{"family":"Chen","given":"Yao Long"},{"family":"Hopkins","given":"Jessica P."},{"family":"Cheung","given":"Adrienne"},{"family":"Hovhannisyan","given":"Gayane"},{"family":"Ivanova","given":"Liudmila"},{"family":"Flottorp","given":"Signe A."},{"family":"Sæterdal","given":"Ingvil"},{"family":"Wong","given":"Arthur D."},{"family":"Tian","given":"Jinhui"},{"family":"Uyeki","given":"Timothy M."},{"family":"Akl","given":"Elie A."},{"family":"Alonso-Coello","given":"Pablo"},{"family":"Smaill","given":"Fiona"},{"family":"Schünemann","given":"Holger J."}],"issued":{"date-parts":[["2012",4,3]]}}}],"schema":"https://github.com/citation-style-language/schema/raw/master/csl-citation.json"}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BXM, for which robust mortality risk reduction estimates is currently lacking. </w:t>
      </w:r>
    </w:p>
    <w:p w14:paraId="3686C1F1" w14:textId="77777777" w:rsidR="0082468E" w:rsidRPr="0027498E" w:rsidRDefault="0082468E" w:rsidP="00B521D7">
      <w:pPr>
        <w:spacing w:after="120" w:line="480" w:lineRule="auto"/>
        <w:rPr>
          <w:rFonts w:ascii="Arial" w:eastAsia="Times New Roman" w:hAnsi="Arial" w:cs="Arial"/>
          <w:sz w:val="20"/>
          <w:szCs w:val="24"/>
        </w:rPr>
      </w:pPr>
    </w:p>
    <w:p w14:paraId="7AC21ED7" w14:textId="77777777" w:rsidR="007363CF" w:rsidRPr="0027498E" w:rsidRDefault="007363CF"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 xml:space="preserve">Additional simulated scenarios  </w:t>
      </w:r>
    </w:p>
    <w:p w14:paraId="41BF588D" w14:textId="7686EB62"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then used our model to simulate scenarios that deviate from the aforementioned </w:t>
      </w:r>
      <w:r w:rsidR="00F07F40" w:rsidRPr="0027498E">
        <w:rPr>
          <w:rFonts w:ascii="Arial" w:eastAsia="Times New Roman" w:hAnsi="Arial" w:cs="Arial"/>
          <w:sz w:val="20"/>
          <w:szCs w:val="24"/>
        </w:rPr>
        <w:t>ideali</w:t>
      </w:r>
      <w:r w:rsidR="00436ADC" w:rsidRPr="0027498E">
        <w:rPr>
          <w:rFonts w:ascii="Arial" w:eastAsia="Times New Roman" w:hAnsi="Arial" w:cs="Arial"/>
          <w:sz w:val="20"/>
          <w:szCs w:val="24"/>
        </w:rPr>
        <w:t>s</w:t>
      </w:r>
      <w:r w:rsidR="00F07F40" w:rsidRPr="0027498E">
        <w:rPr>
          <w:rFonts w:ascii="Arial" w:eastAsia="Times New Roman" w:hAnsi="Arial" w:cs="Arial"/>
          <w:sz w:val="20"/>
          <w:szCs w:val="24"/>
        </w:rPr>
        <w:t>ed reference</w:t>
      </w:r>
      <w:r w:rsidRPr="0027498E">
        <w:rPr>
          <w:rFonts w:ascii="Arial" w:eastAsia="Times New Roman" w:hAnsi="Arial" w:cs="Arial"/>
          <w:sz w:val="20"/>
          <w:szCs w:val="24"/>
        </w:rPr>
        <w:t xml:space="preserve"> case. We simulated different delays to test-and-treatment distribution since pandemic initiation (i.e. one week, four weeks and three months). We also accounted for </w:t>
      </w:r>
      <w:r w:rsidR="00EA05EF" w:rsidRPr="0027498E">
        <w:rPr>
          <w:rFonts w:ascii="Arial" w:eastAsia="Times New Roman" w:hAnsi="Arial" w:cs="Arial"/>
          <w:sz w:val="20"/>
          <w:szCs w:val="24"/>
        </w:rPr>
        <w:t>individual variation in</w:t>
      </w:r>
      <w:r w:rsidRPr="0027498E">
        <w:rPr>
          <w:rFonts w:ascii="Arial" w:eastAsia="Times New Roman" w:hAnsi="Arial" w:cs="Arial"/>
          <w:sz w:val="20"/>
          <w:szCs w:val="24"/>
        </w:rPr>
        <w:t xml:space="preserve"> time to treatment since symptom onset (i.e. mean (sd) = 1.0 (0.6), 2.0 (1.2) and 5.0 (3.0) days, which correspond to 95% likelihood of seeking test-and-treat within two, four and eight days since symptom onset respectively). Furthermore, we simulated different BXM distribution strategies, including extending antiviral treatment window from two to eight days, providing PEP to asymptomatic, undiagnosed symptomatic and uninfected household members of positively-tested individuals. While asymptomatic and undiagnosed symptomatic individuals would lower their infectiousness by PEP similarly to symptomatic individuals treated with antivirals, uninfected individuals would lower their likelihood of infection by 57% for ten</w:t>
      </w:r>
      <w:r w:rsidRPr="0027498E">
        <w:rPr>
          <w:rFonts w:ascii="Arial" w:eastAsia="DengXian" w:hAnsi="Arial" w:cs="Arial"/>
          <w:sz w:val="20"/>
          <w:szCs w:val="24"/>
        </w:rPr>
        <w:t xml:space="preserve"> days after administering BXM as PEP</w:t>
      </w:r>
      <w:r w:rsidRPr="0027498E">
        <w:rPr>
          <w:rFonts w:ascii="Arial" w:eastAsia="Times New Roman" w:hAnsi="Arial" w:cs="Arial"/>
          <w:sz w:val="20"/>
          <w:szCs w:val="24"/>
        </w:rPr>
        <w:t xml:space="preserve">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kknfomn15","properties":{"formattedCitation":"(31)","plainCitation":"(31)","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also simulated scenarios where BXM supply is limited and thus rationed for those aged 5-24 years, 25-64 years or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only while the rest of the population were given oseltamivir. Finally, we investigated the impact of BXM resistance emergence and spread based on age-stratified average treatment-emergent resistance prevalence reported for A/H1N1pdm09 (&lt;12 years = 9.4%;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12 years = 2.2%)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{"citationID":"a16rfhgst6l","properties":{"formattedCitation":"(6, 59, 60)","plainCitation":"(6, 59, 60)","noteIndex":0},"citationItems":[{"id":182,"uris":["http://zotero.org/users/local/0pdZPGmr/items/8NUTZTHC","http://zotero.org/users/9596130/items/8NUTZTHC"],"itemData":{"id":182,"type":"article-journal","abstract":"Background: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A."}],"issued":{"date-parts":[["2020"]]}}},{"id":84,"uris":["http://zotero.org/users/local/0pdZPGmr/items/JFNZ8KHN","http://zotero.org/users/9596130/items/JFNZ8KHN"],"itemData":{"id":84,"type":"article-journal","abstract":"Anti-influenza treatment is important for children and is recommended in many countries. This study assessed safety, clinical, and virologic outcomes of baloxavir marboxil (baloxavir) treatment in children based on age and influenza virus type/subtype.","container-title":"BMC Pediatrics","DOI":"10.1186/s12887-023-03841-5","ISSN":"1471-2431","issue":"1","journalAbbreviation":"BMC Pediatrics","page":"35","title":"Baloxavir safety and clinical and virologic outcomes in influenza virus-infected pediatric patients by age group: age-based pooled analysis of two pediatric studies conducted in Japan","volume":"23","author":[{"family":"Hirotsu","given":"Nobuo"},{"family":"Sakaguchi","given":"Hiroki"},{"family":"Fukao","given":"Keita"},{"family":"Kojima","given":"Satoshi"},{"family":"Piedra","given":"Pedro A."},{"family":"Tsuchiya","given":"Kenji"},{"family":"Uehara","given":"Takeki"}],"issued":{"date-parts":[["2023",1,21]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(6, 59, 60)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A/H3N2 (&lt;12 years = 21.0%;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12 years = 8.5%)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{"citationID":"a1rhsvecl4","properties":{"formattedCitation":"(35, 59, 61)","plainCitation":"(35, 59, 61)","noteIndex":0},"citationItems":[{"id":93,"uris":["http://zotero.org/users/local/0pdZPGmr/items/DUS79D5G","http://zotero.org/users/9596130/items/DUS79D5G"],"itemData":{"id":93,"type":"article-journal","container-title":"The Lancet Infectious Diseases","DOI":"10.1016/S1473-3099(20)30004-9","ISSN":"1473-3099","issue":"10","note":"publisher: Elsevier","page":"1204-1214","title":"Early treatment with baloxavir marboxil in high-risk adolescent and adult outpatients with uncomplicated influenza (CAPSTONE-2): a randomised, placebo-controlled, phase 3 trial","volume":"20","author":[{"family":"Ison","given":"Michael G"},{"family":"Portsmouth","given":"Simon"},{"family":"Yoshida","given":"Yuki"},{"family":"Shishido","given":"Takao"},{"family":"Mitchener","given":"Melissa"},{"family":"Tsuchiya","given":"Kenji"},{"family":"Uehara","given":"Takeki"},{"family":"Hayden","given":"Frederick G"}],"issued":{"date-parts":[["2020",10,1]]}}},{"id":14,"uris":["http://zotero.org/users/local/0pdZPGmr/items/Q75YUA7U","http://zotero.org/users/9596130/items/Q75YUA7U"],"itemData":{"id":14,"type":"article-journal","abstract":"Single-dose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(35, 59, 61)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infections. BXM treatment has no effect on within-host replication of BXM-resistant viruses, and in turn their infectiousness. Given limited evidence that BXM-resistant virus may be fitter than their drug-sensitive counterparts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PFIpqTRC","properties":{"formattedCitation":"(62\\uc0\\u8211{}64)","plainCitation":"(62–64)","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hAnsi="Arial" w:cs="Arial"/>
          <w:sz w:val="20"/>
        </w:rPr>
        <w:t>(62–64)</w:t>
      </w:r>
      <w:r w:rsidRPr="0027498E">
        <w:rPr>
          <w:rFonts w:ascii="Arial" w:eastAsia="Times New Roman" w:hAnsi="Arial" w:cs="Arial"/>
          <w:sz w:val="20"/>
          <w:szCs w:val="24"/>
        </w:rPr>
        <w:fldChar w:fldCharType="end"/>
      </w:r>
      <w:r w:rsidRPr="0027498E">
        <w:rPr>
          <w:rFonts w:ascii="Arial" w:eastAsia="Times New Roman" w:hAnsi="Arial" w:cs="Arial"/>
          <w:sz w:val="20"/>
          <w:szCs w:val="24"/>
        </w:rPr>
        <w:t>, we conservatively assumed that BXM-resistant strains have similar within-host viral replication fitness and between-host transmission advantage to untreated drug-sensitive viruses</w:t>
      </w:r>
      <w:r w:rsidR="00B0709A" w:rsidRPr="0027498E">
        <w:rPr>
          <w:rFonts w:ascii="Arial" w:eastAsia="Times New Roman" w:hAnsi="Arial" w:cs="Arial"/>
          <w:sz w:val="20"/>
          <w:szCs w:val="24"/>
        </w:rPr>
        <w:t xml:space="preserve"> (see SI appendix on adjustment of the model to account for</w:t>
      </w:r>
      <w:r w:rsidR="0053691E" w:rsidRPr="0027498E">
        <w:rPr>
          <w:rFonts w:ascii="Arial" w:eastAsia="Times New Roman" w:hAnsi="Arial" w:cs="Arial"/>
          <w:sz w:val="20"/>
          <w:szCs w:val="24"/>
        </w:rPr>
        <w:t xml:space="preserve"> relative</w:t>
      </w:r>
      <w:r w:rsidR="00B0709A" w:rsidRPr="0027498E">
        <w:rPr>
          <w:rFonts w:ascii="Arial" w:eastAsia="Times New Roman" w:hAnsi="Arial" w:cs="Arial"/>
          <w:sz w:val="20"/>
          <w:szCs w:val="24"/>
        </w:rPr>
        <w:t xml:space="preserve"> infectiousness of BXM-resistant variant)</w:t>
      </w:r>
      <w:r w:rsidRPr="0027498E">
        <w:rPr>
          <w:rFonts w:ascii="Arial" w:eastAsia="Times New Roman" w:hAnsi="Arial" w:cs="Arial"/>
          <w:sz w:val="20"/>
          <w:szCs w:val="24"/>
        </w:rPr>
        <w:t xml:space="preserve">. We used a Bayesian multilevel model that partially pooled simulation results across all simulated countries and pandemic scenarios to estimate the effect size of each factor on the deaths averted and BXM demand. See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 xml:space="preserve"> for the detailed formulation of the Bayesian multilevel model and assumed priors. </w:t>
      </w:r>
    </w:p>
    <w:p w14:paraId="4EEAE8C9" w14:textId="77777777" w:rsidR="00980C22" w:rsidRPr="0027498E" w:rsidRDefault="00980C22" w:rsidP="00B521D7">
      <w:pPr>
        <w:pBdr>
          <w:top w:val="nil"/>
          <w:left w:val="nil"/>
          <w:bottom w:val="nil"/>
          <w:right w:val="nil"/>
          <w:between w:val="nil"/>
        </w:pBdr>
        <w:spacing w:line="480" w:lineRule="auto"/>
        <w:contextualSpacing/>
        <w:rPr>
          <w:rFonts w:ascii="Arial" w:hAnsi="Arial" w:cs="Arial"/>
          <w:color w:val="000000"/>
          <w:sz w:val="20"/>
          <w:szCs w:val="20"/>
        </w:rPr>
      </w:pPr>
    </w:p>
    <w:p w14:paraId="5657C956" w14:textId="5704DE44" w:rsidR="00E6133D" w:rsidRPr="0027498E" w:rsidRDefault="00E6133D" w:rsidP="00B521D7">
      <w:pPr>
        <w:pBdr>
          <w:top w:val="nil"/>
          <w:left w:val="nil"/>
          <w:bottom w:val="nil"/>
          <w:right w:val="nil"/>
          <w:between w:val="nil"/>
        </w:pBdr>
        <w:spacing w:line="480" w:lineRule="auto"/>
        <w:contextualSpacing/>
        <w:rPr>
          <w:rFonts w:ascii="Arial" w:hAnsi="Arial" w:cs="Arial"/>
          <w:b/>
          <w:color w:val="000000"/>
          <w:sz w:val="20"/>
          <w:szCs w:val="20"/>
        </w:rPr>
      </w:pPr>
      <w:r w:rsidRPr="0027498E">
        <w:rPr>
          <w:rFonts w:ascii="Arial" w:hAnsi="Arial" w:cs="Arial"/>
          <w:b/>
          <w:color w:val="000000"/>
          <w:sz w:val="20"/>
          <w:szCs w:val="20"/>
        </w:rPr>
        <w:t>Acknowledgments</w:t>
      </w:r>
    </w:p>
    <w:p w14:paraId="557C004D" w14:textId="500504CF" w:rsidR="00980C22" w:rsidRPr="0027498E" w:rsidRDefault="0048411F" w:rsidP="00B521D7">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eastAsia="Times New Roman" w:hAnsi="Arial" w:cs="Arial"/>
          <w:sz w:val="20"/>
          <w:szCs w:val="24"/>
          <w:lang w:val="en-SG"/>
        </w:rPr>
        <w:t>A.X.H., K.D.H. and C.A.R. were supported by the European Research Council NaviFlu (grant 818353). A.X.H. and C.A.R. were also supported by the Dutch Research Council (NWO) Modelling for Pandemic Preparedness grant (10710062310004). A.X.H. was supported by the Dutch Research Council (NWO) Veni Award (09150162210121). C.A.R. was supported by the Dutch Research Council (NWO) Vici Award (09150182010027).</w:t>
      </w:r>
    </w:p>
    <w:p w14:paraId="1124750D" w14:textId="77777777" w:rsidR="00E6133D" w:rsidRPr="0027498E" w:rsidRDefault="00E6133D" w:rsidP="000A6D6C">
      <w:pPr>
        <w:pBdr>
          <w:top w:val="nil"/>
          <w:left w:val="nil"/>
          <w:bottom w:val="nil"/>
          <w:right w:val="nil"/>
          <w:between w:val="nil"/>
        </w:pBdr>
        <w:spacing w:line="480" w:lineRule="auto"/>
        <w:contextualSpacing/>
        <w:rPr>
          <w:rFonts w:ascii="Arial" w:hAnsi="Arial" w:cs="Arial"/>
          <w:color w:val="000000"/>
          <w:sz w:val="20"/>
          <w:szCs w:val="20"/>
        </w:rPr>
      </w:pPr>
    </w:p>
    <w:p w14:paraId="46426A40" w14:textId="37B81209" w:rsidR="00E6133D" w:rsidRPr="0027498E" w:rsidRDefault="00E6133D" w:rsidP="000A6D6C">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hAnsi="Arial" w:cs="Arial"/>
          <w:b/>
          <w:color w:val="000000"/>
          <w:sz w:val="20"/>
          <w:szCs w:val="20"/>
        </w:rPr>
        <w:t>References</w:t>
      </w:r>
    </w:p>
    <w:p w14:paraId="0289AD2D" w14:textId="77777777" w:rsidR="000925AE" w:rsidRPr="009548C1" w:rsidRDefault="0048411F" w:rsidP="000925AE">
      <w:pPr>
        <w:pStyle w:val="Bibliography"/>
        <w:rPr>
          <w:rPrChange w:id="236" w:author="Revision" w:date="2026-05-09T00:57:00Z">
            <w:rPr>
              <w:rFonts w:ascii="Times New Roman" w:hAnsi="Times New Roman"/>
            </w:rPr>
          </w:rPrChange>
        </w:rPr>
      </w:pPr>
      <w:r w:rsidRPr="009548C1">
        <w:rPr>
          <w:rFonts w:ascii="Arial" w:hAnsi="Arial"/>
          <w:rPrChange w:id="237" w:author="Revision" w:date="2026-05-09T00:57:00Z">
            <w:rPr/>
          </w:rPrChange>
        </w:rPr>
        <w:fldChar w:fldCharType="begin"/>
      </w:r>
      <w:r w:rsidR="000925AE" w:rsidRPr="009548C1">
        <w:rPr>
          <w:rFonts w:ascii="Arial" w:hAnsi="Arial"/>
          <w:rPrChange w:id="238" w:author="Revision" w:date="2026-05-09T00:57:00Z">
            <w:rPr/>
          </w:rPrChange>
        </w:rPr>
        <w:instrText xml:space="preserve"> ADDIN ZOTERO_BIBL {"uncited":[],"omitted":[],"custom":[]} CSL_BIBLIOGRAPHY </w:instrText>
      </w:r>
      <w:r w:rsidRPr="009548C1">
        <w:rPr>
          <w:rFonts w:ascii="Arial" w:hAnsi="Arial"/>
          <w:rPrChange w:id="239" w:author="Revision" w:date="2026-05-09T00:57:00Z">
            <w:rPr/>
          </w:rPrChange>
        </w:rPr>
        <w:fldChar w:fldCharType="separate"/>
      </w:r>
      <w:r w:rsidR="000925AE" w:rsidRPr="009548C1">
        <w:rPr>
          <w:rPrChange w:id="240" w:author="Revision" w:date="2026-05-09T00:57:00Z">
            <w:rPr>
              <w:rFonts w:ascii="Times New Roman" w:hAnsi="Times New Roman"/>
            </w:rPr>
          </w:rPrChange>
        </w:rPr>
        <w:t xml:space="preserve">1. </w:t>
      </w:r>
      <w:r w:rsidR="000925AE" w:rsidRPr="009548C1">
        <w:rPr>
          <w:rPrChange w:id="241" w:author="Revision" w:date="2026-05-09T00:57:00Z">
            <w:rPr>
              <w:rFonts w:ascii="Times New Roman" w:hAnsi="Times New Roman"/>
            </w:rPr>
          </w:rPrChange>
        </w:rPr>
        <w:tab/>
        <w:t>World Health Organization, Clinical practice guidelines for influenza. (2024). Available at: https://www.who.int/publications/i/item/9789240097759 [Accessed 4 March 2025].</w:t>
      </w:r>
    </w:p>
    <w:p w14:paraId="76C55396" w14:textId="77777777" w:rsidR="000925AE" w:rsidRPr="009548C1" w:rsidRDefault="000925AE" w:rsidP="000925AE">
      <w:pPr>
        <w:pStyle w:val="Bibliography"/>
        <w:rPr>
          <w:rPrChange w:id="242" w:author="Revision" w:date="2026-05-09T00:57:00Z">
            <w:rPr>
              <w:rFonts w:ascii="Times New Roman" w:hAnsi="Times New Roman"/>
            </w:rPr>
          </w:rPrChange>
        </w:rPr>
      </w:pPr>
      <w:r w:rsidRPr="009548C1">
        <w:rPr>
          <w:rPrChange w:id="243" w:author="Revision" w:date="2026-05-09T00:57:00Z">
            <w:rPr>
              <w:rFonts w:ascii="Times New Roman" w:hAnsi="Times New Roman"/>
            </w:rPr>
          </w:rPrChange>
        </w:rPr>
        <w:t xml:space="preserve">2. </w:t>
      </w:r>
      <w:r w:rsidRPr="009548C1">
        <w:rPr>
          <w:rPrChange w:id="244" w:author="Revision" w:date="2026-05-09T00:57:00Z">
            <w:rPr>
              <w:rFonts w:ascii="Times New Roman" w:hAnsi="Times New Roman"/>
            </w:rPr>
          </w:rPrChange>
        </w:rPr>
        <w:tab/>
        <w:t xml:space="preserve">Y. Zhao, </w:t>
      </w:r>
      <w:r w:rsidRPr="009548C1">
        <w:rPr>
          <w:i/>
          <w:rPrChange w:id="245" w:author="Revision" w:date="2026-05-09T00:57:00Z">
            <w:rPr>
              <w:rFonts w:ascii="Times New Roman" w:hAnsi="Times New Roman"/>
              <w:i/>
            </w:rPr>
          </w:rPrChange>
        </w:rPr>
        <w:t>et al.</w:t>
      </w:r>
      <w:r w:rsidRPr="009548C1">
        <w:rPr>
          <w:rPrChange w:id="246" w:author="Revision" w:date="2026-05-09T00:57:00Z">
            <w:rPr>
              <w:rFonts w:ascii="Times New Roman" w:hAnsi="Times New Roman"/>
            </w:rPr>
          </w:rPrChange>
        </w:rPr>
        <w:t xml:space="preserve">, Antivirals for post-exposure prophylaxis of influenza: a systematic review and network meta-analysis. </w:t>
      </w:r>
      <w:r w:rsidRPr="009548C1">
        <w:rPr>
          <w:i/>
          <w:rPrChange w:id="247" w:author="Revision" w:date="2026-05-09T00:57:00Z">
            <w:rPr>
              <w:rFonts w:ascii="Times New Roman" w:hAnsi="Times New Roman"/>
              <w:i/>
            </w:rPr>
          </w:rPrChange>
        </w:rPr>
        <w:t>The Lancet</w:t>
      </w:r>
      <w:r w:rsidRPr="009548C1">
        <w:rPr>
          <w:rPrChange w:id="248" w:author="Revision" w:date="2026-05-09T00:57:00Z">
            <w:rPr>
              <w:rFonts w:ascii="Times New Roman" w:hAnsi="Times New Roman"/>
            </w:rPr>
          </w:rPrChange>
        </w:rPr>
        <w:t xml:space="preserve"> </w:t>
      </w:r>
      <w:r w:rsidRPr="009548C1">
        <w:rPr>
          <w:b/>
          <w:rPrChange w:id="249" w:author="Revision" w:date="2026-05-09T00:57:00Z">
            <w:rPr>
              <w:rFonts w:ascii="Times New Roman" w:hAnsi="Times New Roman"/>
              <w:b/>
            </w:rPr>
          </w:rPrChange>
        </w:rPr>
        <w:t>404</w:t>
      </w:r>
      <w:r w:rsidRPr="009548C1">
        <w:rPr>
          <w:rPrChange w:id="250" w:author="Revision" w:date="2026-05-09T00:57:00Z">
            <w:rPr>
              <w:rFonts w:ascii="Times New Roman" w:hAnsi="Times New Roman"/>
            </w:rPr>
          </w:rPrChange>
        </w:rPr>
        <w:t>, 764–772 (2024).</w:t>
      </w:r>
    </w:p>
    <w:p w14:paraId="0B24A333" w14:textId="77777777" w:rsidR="000925AE" w:rsidRPr="009548C1" w:rsidRDefault="000925AE" w:rsidP="000925AE">
      <w:pPr>
        <w:pStyle w:val="Bibliography"/>
        <w:rPr>
          <w:rPrChange w:id="251" w:author="Revision" w:date="2026-05-09T00:57:00Z">
            <w:rPr>
              <w:rFonts w:ascii="Times New Roman" w:hAnsi="Times New Roman"/>
            </w:rPr>
          </w:rPrChange>
        </w:rPr>
      </w:pPr>
      <w:r w:rsidRPr="009548C1">
        <w:rPr>
          <w:rPrChange w:id="252" w:author="Revision" w:date="2026-05-09T00:57:00Z">
            <w:rPr>
              <w:rFonts w:ascii="Times New Roman" w:hAnsi="Times New Roman"/>
            </w:rPr>
          </w:rPrChange>
        </w:rPr>
        <w:t xml:space="preserve">3. </w:t>
      </w:r>
      <w:r w:rsidRPr="009548C1">
        <w:rPr>
          <w:rPrChange w:id="253" w:author="Revision" w:date="2026-05-09T00:57:00Z">
            <w:rPr>
              <w:rFonts w:ascii="Times New Roman" w:hAnsi="Times New Roman"/>
            </w:rPr>
          </w:rPrChange>
        </w:rPr>
        <w:tab/>
        <w:t xml:space="preserve">Y. Gao, </w:t>
      </w:r>
      <w:r w:rsidRPr="009548C1">
        <w:rPr>
          <w:i/>
          <w:rPrChange w:id="254" w:author="Revision" w:date="2026-05-09T00:57:00Z">
            <w:rPr>
              <w:rFonts w:ascii="Times New Roman" w:hAnsi="Times New Roman"/>
              <w:i/>
            </w:rPr>
          </w:rPrChange>
        </w:rPr>
        <w:t>et al.</w:t>
      </w:r>
      <w:r w:rsidRPr="009548C1">
        <w:rPr>
          <w:rPrChange w:id="255" w:author="Revision" w:date="2026-05-09T00:57:00Z">
            <w:rPr>
              <w:rFonts w:ascii="Times New Roman" w:hAnsi="Times New Roman"/>
            </w:rPr>
          </w:rPrChange>
        </w:rPr>
        <w:t xml:space="preserve">, Antivirals for treatment of severe influenza: a systematic review and network meta-analysis of randomised controlled trials. </w:t>
      </w:r>
      <w:r w:rsidRPr="009548C1">
        <w:rPr>
          <w:i/>
          <w:rPrChange w:id="256" w:author="Revision" w:date="2026-05-09T00:57:00Z">
            <w:rPr>
              <w:rFonts w:ascii="Times New Roman" w:hAnsi="Times New Roman"/>
              <w:i/>
            </w:rPr>
          </w:rPrChange>
        </w:rPr>
        <w:t>The Lancet</w:t>
      </w:r>
      <w:r w:rsidRPr="009548C1">
        <w:rPr>
          <w:rPrChange w:id="257" w:author="Revision" w:date="2026-05-09T00:57:00Z">
            <w:rPr>
              <w:rFonts w:ascii="Times New Roman" w:hAnsi="Times New Roman"/>
            </w:rPr>
          </w:rPrChange>
        </w:rPr>
        <w:t xml:space="preserve"> </w:t>
      </w:r>
      <w:r w:rsidRPr="009548C1">
        <w:rPr>
          <w:b/>
          <w:rPrChange w:id="258" w:author="Revision" w:date="2026-05-09T00:57:00Z">
            <w:rPr>
              <w:rFonts w:ascii="Times New Roman" w:hAnsi="Times New Roman"/>
              <w:b/>
            </w:rPr>
          </w:rPrChange>
        </w:rPr>
        <w:t>404</w:t>
      </w:r>
      <w:r w:rsidRPr="009548C1">
        <w:rPr>
          <w:rPrChange w:id="259" w:author="Revision" w:date="2026-05-09T00:57:00Z">
            <w:rPr>
              <w:rFonts w:ascii="Times New Roman" w:hAnsi="Times New Roman"/>
            </w:rPr>
          </w:rPrChange>
        </w:rPr>
        <w:t>, 753–763 (2024).</w:t>
      </w:r>
    </w:p>
    <w:p w14:paraId="17958FC1" w14:textId="77777777" w:rsidR="000925AE" w:rsidRPr="009548C1" w:rsidRDefault="000925AE" w:rsidP="000925AE">
      <w:pPr>
        <w:pStyle w:val="Bibliography"/>
        <w:rPr>
          <w:rPrChange w:id="260" w:author="Revision" w:date="2026-05-09T00:57:00Z">
            <w:rPr>
              <w:rFonts w:ascii="Times New Roman" w:hAnsi="Times New Roman"/>
            </w:rPr>
          </w:rPrChange>
        </w:rPr>
      </w:pPr>
      <w:r w:rsidRPr="009548C1">
        <w:rPr>
          <w:rPrChange w:id="261" w:author="Revision" w:date="2026-05-09T00:57:00Z">
            <w:rPr>
              <w:rFonts w:ascii="Times New Roman" w:hAnsi="Times New Roman"/>
            </w:rPr>
          </w:rPrChange>
        </w:rPr>
        <w:t xml:space="preserve">4. </w:t>
      </w:r>
      <w:r w:rsidRPr="009548C1">
        <w:rPr>
          <w:rPrChange w:id="262" w:author="Revision" w:date="2026-05-09T00:57:00Z">
            <w:rPr>
              <w:rFonts w:ascii="Times New Roman" w:hAnsi="Times New Roman"/>
            </w:rPr>
          </w:rPrChange>
        </w:rPr>
        <w:tab/>
        <w:t xml:space="preserve">Y. Gao, </w:t>
      </w:r>
      <w:r w:rsidRPr="009548C1">
        <w:rPr>
          <w:i/>
          <w:rPrChange w:id="263" w:author="Revision" w:date="2026-05-09T00:57:00Z">
            <w:rPr>
              <w:rFonts w:ascii="Times New Roman" w:hAnsi="Times New Roman"/>
              <w:i/>
            </w:rPr>
          </w:rPrChange>
        </w:rPr>
        <w:t>et al.</w:t>
      </w:r>
      <w:r w:rsidRPr="009548C1">
        <w:rPr>
          <w:rPrChange w:id="264" w:author="Revision" w:date="2026-05-09T00:57:00Z">
            <w:rPr>
              <w:rFonts w:ascii="Times New Roman" w:hAnsi="Times New Roman"/>
            </w:rPr>
          </w:rPrChange>
        </w:rPr>
        <w:t xml:space="preserve">, Antiviral Medications for Treatment of Nonsevere Influenza: A Systematic Review and Network Meta-Analysis. </w:t>
      </w:r>
      <w:r w:rsidRPr="009548C1">
        <w:rPr>
          <w:i/>
          <w:rPrChange w:id="265" w:author="Revision" w:date="2026-05-09T00:57:00Z">
            <w:rPr>
              <w:rFonts w:ascii="Times New Roman" w:hAnsi="Times New Roman"/>
              <w:i/>
            </w:rPr>
          </w:rPrChange>
        </w:rPr>
        <w:t>JAMA Internal Medicine</w:t>
      </w:r>
      <w:r w:rsidRPr="009548C1">
        <w:rPr>
          <w:rPrChange w:id="266" w:author="Revision" w:date="2026-05-09T00:57:00Z">
            <w:rPr>
              <w:rFonts w:ascii="Times New Roman" w:hAnsi="Times New Roman"/>
            </w:rPr>
          </w:rPrChange>
        </w:rPr>
        <w:t xml:space="preserve"> </w:t>
      </w:r>
      <w:r w:rsidRPr="009548C1">
        <w:rPr>
          <w:b/>
          <w:rPrChange w:id="267" w:author="Revision" w:date="2026-05-09T00:57:00Z">
            <w:rPr>
              <w:rFonts w:ascii="Times New Roman" w:hAnsi="Times New Roman"/>
              <w:b/>
            </w:rPr>
          </w:rPrChange>
        </w:rPr>
        <w:t>185</w:t>
      </w:r>
      <w:r w:rsidRPr="009548C1">
        <w:rPr>
          <w:rPrChange w:id="268" w:author="Revision" w:date="2026-05-09T00:57:00Z">
            <w:rPr>
              <w:rFonts w:ascii="Times New Roman" w:hAnsi="Times New Roman"/>
            </w:rPr>
          </w:rPrChange>
        </w:rPr>
        <w:t>, 293–301 (2025).</w:t>
      </w:r>
    </w:p>
    <w:p w14:paraId="5FB8A9BE" w14:textId="77777777" w:rsidR="000925AE" w:rsidRPr="009548C1" w:rsidRDefault="000925AE" w:rsidP="000925AE">
      <w:pPr>
        <w:pStyle w:val="Bibliography"/>
        <w:rPr>
          <w:rPrChange w:id="269" w:author="Revision" w:date="2026-05-09T00:57:00Z">
            <w:rPr>
              <w:rFonts w:ascii="Times New Roman" w:hAnsi="Times New Roman"/>
            </w:rPr>
          </w:rPrChange>
        </w:rPr>
      </w:pPr>
      <w:r w:rsidRPr="009548C1">
        <w:rPr>
          <w:rPrChange w:id="270" w:author="Revision" w:date="2026-05-09T00:57:00Z">
            <w:rPr>
              <w:rFonts w:ascii="Times New Roman" w:hAnsi="Times New Roman"/>
            </w:rPr>
          </w:rPrChange>
        </w:rPr>
        <w:t xml:space="preserve">5. </w:t>
      </w:r>
      <w:r w:rsidRPr="009548C1">
        <w:rPr>
          <w:rPrChange w:id="271" w:author="Revision" w:date="2026-05-09T00:57:00Z">
            <w:rPr>
              <w:rFonts w:ascii="Times New Roman" w:hAnsi="Times New Roman"/>
            </w:rPr>
          </w:rPrChange>
        </w:rPr>
        <w:tab/>
        <w:t xml:space="preserve">F. G. Hayden, A. T. Pavia, Antiviral Management of Seasonal and Pandemic Influenza. </w:t>
      </w:r>
      <w:r w:rsidRPr="009548C1">
        <w:rPr>
          <w:i/>
          <w:rPrChange w:id="272" w:author="Revision" w:date="2026-05-09T00:57:00Z">
            <w:rPr>
              <w:rFonts w:ascii="Times New Roman" w:hAnsi="Times New Roman"/>
              <w:i/>
            </w:rPr>
          </w:rPrChange>
        </w:rPr>
        <w:t>The Journal of Infectious Diseases</w:t>
      </w:r>
      <w:r w:rsidRPr="009548C1">
        <w:rPr>
          <w:rPrChange w:id="273" w:author="Revision" w:date="2026-05-09T00:57:00Z">
            <w:rPr>
              <w:rFonts w:ascii="Times New Roman" w:hAnsi="Times New Roman"/>
            </w:rPr>
          </w:rPrChange>
        </w:rPr>
        <w:t xml:space="preserve"> </w:t>
      </w:r>
      <w:r w:rsidRPr="009548C1">
        <w:rPr>
          <w:b/>
          <w:rPrChange w:id="274" w:author="Revision" w:date="2026-05-09T00:57:00Z">
            <w:rPr>
              <w:rFonts w:ascii="Times New Roman" w:hAnsi="Times New Roman"/>
              <w:b/>
            </w:rPr>
          </w:rPrChange>
        </w:rPr>
        <w:t>194</w:t>
      </w:r>
      <w:r w:rsidRPr="009548C1">
        <w:rPr>
          <w:rPrChange w:id="275" w:author="Revision" w:date="2026-05-09T00:57:00Z">
            <w:rPr>
              <w:rFonts w:ascii="Times New Roman" w:hAnsi="Times New Roman"/>
            </w:rPr>
          </w:rPrChange>
        </w:rPr>
        <w:t>, S119–S126 (2006).</w:t>
      </w:r>
    </w:p>
    <w:p w14:paraId="4A54B491" w14:textId="77777777" w:rsidR="000925AE" w:rsidRPr="009548C1" w:rsidRDefault="000925AE" w:rsidP="000925AE">
      <w:pPr>
        <w:pStyle w:val="Bibliography"/>
        <w:rPr>
          <w:rPrChange w:id="276" w:author="Revision" w:date="2026-05-09T00:57:00Z">
            <w:rPr>
              <w:rFonts w:ascii="Times New Roman" w:hAnsi="Times New Roman"/>
            </w:rPr>
          </w:rPrChange>
        </w:rPr>
      </w:pPr>
      <w:r w:rsidRPr="009548C1">
        <w:rPr>
          <w:rPrChange w:id="277" w:author="Revision" w:date="2026-05-09T00:57:00Z">
            <w:rPr>
              <w:rFonts w:ascii="Times New Roman" w:hAnsi="Times New Roman"/>
            </w:rPr>
          </w:rPrChange>
        </w:rPr>
        <w:t xml:space="preserve">6. </w:t>
      </w:r>
      <w:r w:rsidRPr="009548C1">
        <w:rPr>
          <w:rPrChange w:id="278" w:author="Revision" w:date="2026-05-09T00:57:00Z">
            <w:rPr>
              <w:rFonts w:ascii="Times New Roman" w:hAnsi="Times New Roman"/>
            </w:rPr>
          </w:rPrChange>
        </w:rPr>
        <w:tab/>
        <w:t xml:space="preserve">Hayden Frederick G., </w:t>
      </w:r>
      <w:r w:rsidRPr="009548C1">
        <w:rPr>
          <w:i/>
          <w:rPrChange w:id="279" w:author="Revision" w:date="2026-05-09T00:57:00Z">
            <w:rPr>
              <w:rFonts w:ascii="Times New Roman" w:hAnsi="Times New Roman"/>
              <w:i/>
            </w:rPr>
          </w:rPrChange>
        </w:rPr>
        <w:t>et al.</w:t>
      </w:r>
      <w:r w:rsidRPr="009548C1">
        <w:rPr>
          <w:rPrChange w:id="280" w:author="Revision" w:date="2026-05-09T00:57:00Z">
            <w:rPr>
              <w:rFonts w:ascii="Times New Roman" w:hAnsi="Times New Roman"/>
            </w:rPr>
          </w:rPrChange>
        </w:rPr>
        <w:t xml:space="preserve">, Baloxavir Marboxil for Uncomplicated Influenza in Adults and Adolescents. </w:t>
      </w:r>
      <w:r w:rsidRPr="009548C1">
        <w:rPr>
          <w:i/>
          <w:rPrChange w:id="281" w:author="Revision" w:date="2026-05-09T00:57:00Z">
            <w:rPr>
              <w:rFonts w:ascii="Times New Roman" w:hAnsi="Times New Roman"/>
              <w:i/>
            </w:rPr>
          </w:rPrChange>
        </w:rPr>
        <w:t>New England Journal of Medicine</w:t>
      </w:r>
      <w:r w:rsidRPr="009548C1">
        <w:rPr>
          <w:rPrChange w:id="282" w:author="Revision" w:date="2026-05-09T00:57:00Z">
            <w:rPr>
              <w:rFonts w:ascii="Times New Roman" w:hAnsi="Times New Roman"/>
            </w:rPr>
          </w:rPrChange>
        </w:rPr>
        <w:t xml:space="preserve"> </w:t>
      </w:r>
      <w:r w:rsidRPr="009548C1">
        <w:rPr>
          <w:b/>
          <w:rPrChange w:id="283" w:author="Revision" w:date="2026-05-09T00:57:00Z">
            <w:rPr>
              <w:rFonts w:ascii="Times New Roman" w:hAnsi="Times New Roman"/>
              <w:b/>
            </w:rPr>
          </w:rPrChange>
        </w:rPr>
        <w:t>379</w:t>
      </w:r>
      <w:r w:rsidRPr="009548C1">
        <w:rPr>
          <w:rPrChange w:id="284" w:author="Revision" w:date="2026-05-09T00:57:00Z">
            <w:rPr>
              <w:rFonts w:ascii="Times New Roman" w:hAnsi="Times New Roman"/>
            </w:rPr>
          </w:rPrChange>
        </w:rPr>
        <w:t>, 913–923 (2018).</w:t>
      </w:r>
    </w:p>
    <w:p w14:paraId="2E9FF0A6" w14:textId="77777777" w:rsidR="000925AE" w:rsidRPr="009548C1" w:rsidRDefault="000925AE" w:rsidP="000925AE">
      <w:pPr>
        <w:pStyle w:val="Bibliography"/>
        <w:rPr>
          <w:rPrChange w:id="285" w:author="Revision" w:date="2026-05-09T00:57:00Z">
            <w:rPr>
              <w:rFonts w:ascii="Times New Roman" w:hAnsi="Times New Roman"/>
            </w:rPr>
          </w:rPrChange>
        </w:rPr>
      </w:pPr>
      <w:r w:rsidRPr="009548C1">
        <w:rPr>
          <w:rPrChange w:id="286" w:author="Revision" w:date="2026-05-09T00:57:00Z">
            <w:rPr>
              <w:rFonts w:ascii="Times New Roman" w:hAnsi="Times New Roman"/>
            </w:rPr>
          </w:rPrChange>
        </w:rPr>
        <w:t xml:space="preserve">7. </w:t>
      </w:r>
      <w:r w:rsidRPr="009548C1">
        <w:rPr>
          <w:rPrChange w:id="287" w:author="Revision" w:date="2026-05-09T00:57:00Z">
            <w:rPr>
              <w:rFonts w:ascii="Times New Roman" w:hAnsi="Times New Roman"/>
            </w:rPr>
          </w:rPrChange>
        </w:rPr>
        <w:tab/>
        <w:t xml:space="preserve">Monto Arnold S., </w:t>
      </w:r>
      <w:r w:rsidRPr="009548C1">
        <w:rPr>
          <w:i/>
          <w:rPrChange w:id="288" w:author="Revision" w:date="2026-05-09T00:57:00Z">
            <w:rPr>
              <w:rFonts w:ascii="Times New Roman" w:hAnsi="Times New Roman"/>
              <w:i/>
            </w:rPr>
          </w:rPrChange>
        </w:rPr>
        <w:t>et al.</w:t>
      </w:r>
      <w:r w:rsidRPr="009548C1">
        <w:rPr>
          <w:rPrChange w:id="289" w:author="Revision" w:date="2026-05-09T00:57:00Z">
            <w:rPr>
              <w:rFonts w:ascii="Times New Roman" w:hAnsi="Times New Roman"/>
            </w:rPr>
          </w:rPrChange>
        </w:rPr>
        <w:t xml:space="preserve">, Efficacy of Baloxavir Treatment in Preventing Transmission of Influenza. </w:t>
      </w:r>
      <w:r w:rsidRPr="009548C1">
        <w:rPr>
          <w:i/>
          <w:rPrChange w:id="290" w:author="Revision" w:date="2026-05-09T00:57:00Z">
            <w:rPr>
              <w:rFonts w:ascii="Times New Roman" w:hAnsi="Times New Roman"/>
              <w:i/>
            </w:rPr>
          </w:rPrChange>
        </w:rPr>
        <w:t>New England Journal of Medicine</w:t>
      </w:r>
      <w:r w:rsidRPr="009548C1">
        <w:rPr>
          <w:rPrChange w:id="291" w:author="Revision" w:date="2026-05-09T00:57:00Z">
            <w:rPr>
              <w:rFonts w:ascii="Times New Roman" w:hAnsi="Times New Roman"/>
            </w:rPr>
          </w:rPrChange>
        </w:rPr>
        <w:t xml:space="preserve"> </w:t>
      </w:r>
      <w:r w:rsidRPr="009548C1">
        <w:rPr>
          <w:b/>
          <w:rPrChange w:id="292" w:author="Revision" w:date="2026-05-09T00:57:00Z">
            <w:rPr>
              <w:rFonts w:ascii="Times New Roman" w:hAnsi="Times New Roman"/>
              <w:b/>
            </w:rPr>
          </w:rPrChange>
        </w:rPr>
        <w:t>392</w:t>
      </w:r>
      <w:r w:rsidRPr="009548C1">
        <w:rPr>
          <w:rPrChange w:id="293" w:author="Revision" w:date="2026-05-09T00:57:00Z">
            <w:rPr>
              <w:rFonts w:ascii="Times New Roman" w:hAnsi="Times New Roman"/>
            </w:rPr>
          </w:rPrChange>
        </w:rPr>
        <w:t>, 1582–1593 (2025).</w:t>
      </w:r>
    </w:p>
    <w:p w14:paraId="48DFDF34" w14:textId="77777777" w:rsidR="000925AE" w:rsidRPr="009548C1" w:rsidRDefault="000925AE" w:rsidP="000925AE">
      <w:pPr>
        <w:pStyle w:val="Bibliography"/>
        <w:rPr>
          <w:rPrChange w:id="294" w:author="Revision" w:date="2026-05-09T00:57:00Z">
            <w:rPr>
              <w:rFonts w:ascii="Times New Roman" w:hAnsi="Times New Roman"/>
            </w:rPr>
          </w:rPrChange>
        </w:rPr>
      </w:pPr>
      <w:r w:rsidRPr="009548C1">
        <w:rPr>
          <w:rPrChange w:id="295" w:author="Revision" w:date="2026-05-09T00:57:00Z">
            <w:rPr>
              <w:rFonts w:ascii="Times New Roman" w:hAnsi="Times New Roman"/>
            </w:rPr>
          </w:rPrChange>
        </w:rPr>
        <w:t xml:space="preserve">8. </w:t>
      </w:r>
      <w:r w:rsidRPr="009548C1">
        <w:rPr>
          <w:rPrChange w:id="296" w:author="Revision" w:date="2026-05-09T00:57:00Z">
            <w:rPr>
              <w:rFonts w:ascii="Times New Roman" w:hAnsi="Times New Roman"/>
            </w:rPr>
          </w:rPrChange>
        </w:rPr>
        <w:tab/>
        <w:t xml:space="preserve">J. J. O’Hagan, </w:t>
      </w:r>
      <w:r w:rsidRPr="009548C1">
        <w:rPr>
          <w:i/>
          <w:rPrChange w:id="297" w:author="Revision" w:date="2026-05-09T00:57:00Z">
            <w:rPr>
              <w:rFonts w:ascii="Times New Roman" w:hAnsi="Times New Roman"/>
              <w:i/>
            </w:rPr>
          </w:rPrChange>
        </w:rPr>
        <w:t>et al.</w:t>
      </w:r>
      <w:r w:rsidRPr="009548C1">
        <w:rPr>
          <w:rPrChange w:id="298" w:author="Revision" w:date="2026-05-09T00:57:00Z">
            <w:rPr>
              <w:rFonts w:ascii="Times New Roman" w:hAnsi="Times New Roman"/>
            </w:rPr>
          </w:rPrChange>
        </w:rPr>
        <w:t xml:space="preserve">, Estimating the United States Demand for Influenza Antivirals and the Effect on Severe Influenza Disease During a Potential Pandemic. </w:t>
      </w:r>
      <w:r w:rsidRPr="009548C1">
        <w:rPr>
          <w:i/>
          <w:rPrChange w:id="299" w:author="Revision" w:date="2026-05-09T00:57:00Z">
            <w:rPr>
              <w:rFonts w:ascii="Times New Roman" w:hAnsi="Times New Roman"/>
              <w:i/>
            </w:rPr>
          </w:rPrChange>
        </w:rPr>
        <w:t>Clinical Infectious Diseases</w:t>
      </w:r>
      <w:r w:rsidRPr="009548C1">
        <w:rPr>
          <w:rPrChange w:id="300" w:author="Revision" w:date="2026-05-09T00:57:00Z">
            <w:rPr>
              <w:rFonts w:ascii="Times New Roman" w:hAnsi="Times New Roman"/>
            </w:rPr>
          </w:rPrChange>
        </w:rPr>
        <w:t xml:space="preserve"> </w:t>
      </w:r>
      <w:r w:rsidRPr="009548C1">
        <w:rPr>
          <w:b/>
          <w:rPrChange w:id="301" w:author="Revision" w:date="2026-05-09T00:57:00Z">
            <w:rPr>
              <w:rFonts w:ascii="Times New Roman" w:hAnsi="Times New Roman"/>
              <w:b/>
            </w:rPr>
          </w:rPrChange>
        </w:rPr>
        <w:t>60</w:t>
      </w:r>
      <w:r w:rsidRPr="009548C1">
        <w:rPr>
          <w:rPrChange w:id="302" w:author="Revision" w:date="2026-05-09T00:57:00Z">
            <w:rPr>
              <w:rFonts w:ascii="Times New Roman" w:hAnsi="Times New Roman"/>
            </w:rPr>
          </w:rPrChange>
        </w:rPr>
        <w:t>, S30–S41 (2015).</w:t>
      </w:r>
    </w:p>
    <w:p w14:paraId="4F82B1FF" w14:textId="77777777" w:rsidR="000925AE" w:rsidRPr="009548C1" w:rsidRDefault="000925AE" w:rsidP="000925AE">
      <w:pPr>
        <w:pStyle w:val="Bibliography"/>
        <w:rPr>
          <w:rPrChange w:id="303" w:author="Revision" w:date="2026-05-09T00:57:00Z">
            <w:rPr>
              <w:rFonts w:ascii="Times New Roman" w:hAnsi="Times New Roman"/>
            </w:rPr>
          </w:rPrChange>
        </w:rPr>
      </w:pPr>
      <w:r w:rsidRPr="009548C1">
        <w:rPr>
          <w:rPrChange w:id="304" w:author="Revision" w:date="2026-05-09T00:57:00Z">
            <w:rPr>
              <w:rFonts w:ascii="Times New Roman" w:hAnsi="Times New Roman"/>
            </w:rPr>
          </w:rPrChange>
        </w:rPr>
        <w:t xml:space="preserve">9. </w:t>
      </w:r>
      <w:r w:rsidRPr="009548C1">
        <w:rPr>
          <w:rPrChange w:id="305" w:author="Revision" w:date="2026-05-09T00:57:00Z">
            <w:rPr>
              <w:rFonts w:ascii="Times New Roman" w:hAnsi="Times New Roman"/>
            </w:rPr>
          </w:rPrChange>
        </w:rPr>
        <w:tab/>
        <w:t xml:space="preserve">A. L. Greer, D. Schanzer, Using a Dynamic Model to Consider Optimal Antiviral Stockpile Size in the Face of Pandemic Influenza Uncertainty. </w:t>
      </w:r>
      <w:r w:rsidRPr="009548C1">
        <w:rPr>
          <w:i/>
          <w:rPrChange w:id="306" w:author="Revision" w:date="2026-05-09T00:57:00Z">
            <w:rPr>
              <w:rFonts w:ascii="Times New Roman" w:hAnsi="Times New Roman"/>
              <w:i/>
            </w:rPr>
          </w:rPrChange>
        </w:rPr>
        <w:t>PLOS ONE</w:t>
      </w:r>
      <w:r w:rsidRPr="009548C1">
        <w:rPr>
          <w:rPrChange w:id="307" w:author="Revision" w:date="2026-05-09T00:57:00Z">
            <w:rPr>
              <w:rFonts w:ascii="Times New Roman" w:hAnsi="Times New Roman"/>
            </w:rPr>
          </w:rPrChange>
        </w:rPr>
        <w:t xml:space="preserve"> </w:t>
      </w:r>
      <w:r w:rsidRPr="009548C1">
        <w:rPr>
          <w:b/>
          <w:rPrChange w:id="308" w:author="Revision" w:date="2026-05-09T00:57:00Z">
            <w:rPr>
              <w:rFonts w:ascii="Times New Roman" w:hAnsi="Times New Roman"/>
              <w:b/>
            </w:rPr>
          </w:rPrChange>
        </w:rPr>
        <w:t>8</w:t>
      </w:r>
      <w:r w:rsidRPr="009548C1">
        <w:rPr>
          <w:rPrChange w:id="309" w:author="Revision" w:date="2026-05-09T00:57:00Z">
            <w:rPr>
              <w:rFonts w:ascii="Times New Roman" w:hAnsi="Times New Roman"/>
            </w:rPr>
          </w:rPrChange>
        </w:rPr>
        <w:t>, e67253 (2013).</w:t>
      </w:r>
    </w:p>
    <w:p w14:paraId="63F350E3" w14:textId="77777777" w:rsidR="000925AE" w:rsidRPr="009548C1" w:rsidRDefault="000925AE" w:rsidP="000925AE">
      <w:pPr>
        <w:pStyle w:val="Bibliography"/>
        <w:rPr>
          <w:rPrChange w:id="310" w:author="Revision" w:date="2026-05-09T00:57:00Z">
            <w:rPr>
              <w:rFonts w:ascii="Times New Roman" w:hAnsi="Times New Roman"/>
            </w:rPr>
          </w:rPrChange>
        </w:rPr>
      </w:pPr>
      <w:r w:rsidRPr="009548C1">
        <w:rPr>
          <w:rPrChange w:id="311" w:author="Revision" w:date="2026-05-09T00:57:00Z">
            <w:rPr>
              <w:rFonts w:ascii="Times New Roman" w:hAnsi="Times New Roman"/>
            </w:rPr>
          </w:rPrChange>
        </w:rPr>
        <w:t xml:space="preserve">10. </w:t>
      </w:r>
      <w:r w:rsidRPr="009548C1">
        <w:rPr>
          <w:rPrChange w:id="312" w:author="Revision" w:date="2026-05-09T00:57:00Z">
            <w:rPr>
              <w:rFonts w:ascii="Times New Roman" w:hAnsi="Times New Roman"/>
            </w:rPr>
          </w:rPrChange>
        </w:rPr>
        <w:tab/>
        <w:t xml:space="preserve">V. Lee, </w:t>
      </w:r>
      <w:r w:rsidRPr="009548C1">
        <w:rPr>
          <w:i/>
          <w:rPrChange w:id="313" w:author="Revision" w:date="2026-05-09T00:57:00Z">
            <w:rPr>
              <w:rFonts w:ascii="Times New Roman" w:hAnsi="Times New Roman"/>
              <w:i/>
            </w:rPr>
          </w:rPrChange>
        </w:rPr>
        <w:t>et al.</w:t>
      </w:r>
      <w:r w:rsidRPr="009548C1">
        <w:rPr>
          <w:rPrChange w:id="314" w:author="Revision" w:date="2026-05-09T00:57:00Z">
            <w:rPr>
              <w:rFonts w:ascii="Times New Roman" w:hAnsi="Times New Roman"/>
            </w:rPr>
          </w:rPrChange>
        </w:rPr>
        <w:t xml:space="preserve">, Economics of Neuraminidase Inhibitor Stockpiling for Pandemic Influenza, Singapore. </w:t>
      </w:r>
      <w:r w:rsidRPr="009548C1">
        <w:rPr>
          <w:i/>
          <w:rPrChange w:id="315" w:author="Revision" w:date="2026-05-09T00:57:00Z">
            <w:rPr>
              <w:rFonts w:ascii="Times New Roman" w:hAnsi="Times New Roman"/>
              <w:i/>
            </w:rPr>
          </w:rPrChange>
        </w:rPr>
        <w:t>Emerging Infectious Disease journal</w:t>
      </w:r>
      <w:r w:rsidRPr="009548C1">
        <w:rPr>
          <w:rPrChange w:id="316" w:author="Revision" w:date="2026-05-09T00:57:00Z">
            <w:rPr>
              <w:rFonts w:ascii="Times New Roman" w:hAnsi="Times New Roman"/>
            </w:rPr>
          </w:rPrChange>
        </w:rPr>
        <w:t xml:space="preserve"> </w:t>
      </w:r>
      <w:r w:rsidRPr="009548C1">
        <w:rPr>
          <w:b/>
          <w:rPrChange w:id="317" w:author="Revision" w:date="2026-05-09T00:57:00Z">
            <w:rPr>
              <w:rFonts w:ascii="Times New Roman" w:hAnsi="Times New Roman"/>
              <w:b/>
            </w:rPr>
          </w:rPrChange>
        </w:rPr>
        <w:t>12</w:t>
      </w:r>
      <w:r w:rsidRPr="009548C1">
        <w:rPr>
          <w:rPrChange w:id="318" w:author="Revision" w:date="2026-05-09T00:57:00Z">
            <w:rPr>
              <w:rFonts w:ascii="Times New Roman" w:hAnsi="Times New Roman"/>
            </w:rPr>
          </w:rPrChange>
        </w:rPr>
        <w:t>, 95 (2006).</w:t>
      </w:r>
    </w:p>
    <w:p w14:paraId="0872F8B9" w14:textId="77777777" w:rsidR="000925AE" w:rsidRPr="009548C1" w:rsidRDefault="000925AE" w:rsidP="000925AE">
      <w:pPr>
        <w:pStyle w:val="Bibliography"/>
        <w:rPr>
          <w:rPrChange w:id="319" w:author="Revision" w:date="2026-05-09T00:57:00Z">
            <w:rPr>
              <w:rFonts w:ascii="Times New Roman" w:hAnsi="Times New Roman"/>
            </w:rPr>
          </w:rPrChange>
        </w:rPr>
      </w:pPr>
      <w:r w:rsidRPr="009548C1">
        <w:rPr>
          <w:rPrChange w:id="320" w:author="Revision" w:date="2026-05-09T00:57:00Z">
            <w:rPr>
              <w:rFonts w:ascii="Times New Roman" w:hAnsi="Times New Roman"/>
            </w:rPr>
          </w:rPrChange>
        </w:rPr>
        <w:t xml:space="preserve">11. </w:t>
      </w:r>
      <w:r w:rsidRPr="009548C1">
        <w:rPr>
          <w:rPrChange w:id="321" w:author="Revision" w:date="2026-05-09T00:57:00Z">
            <w:rPr>
              <w:rFonts w:ascii="Times New Roman" w:hAnsi="Times New Roman"/>
            </w:rPr>
          </w:rPrChange>
        </w:rPr>
        <w:tab/>
        <w:t xml:space="preserve">M. R. Siddiqui, W. J. Edmunds, Cost-effectiveness of Antiviral Stockpiling and Near-Patient Testing for Potential Influenza Pandemic. </w:t>
      </w:r>
      <w:r w:rsidRPr="009548C1">
        <w:rPr>
          <w:i/>
          <w:rPrChange w:id="322" w:author="Revision" w:date="2026-05-09T00:57:00Z">
            <w:rPr>
              <w:rFonts w:ascii="Times New Roman" w:hAnsi="Times New Roman"/>
              <w:i/>
            </w:rPr>
          </w:rPrChange>
        </w:rPr>
        <w:t>Emerging Infectious Disease journal</w:t>
      </w:r>
      <w:r w:rsidRPr="009548C1">
        <w:rPr>
          <w:rPrChange w:id="323" w:author="Revision" w:date="2026-05-09T00:57:00Z">
            <w:rPr>
              <w:rFonts w:ascii="Times New Roman" w:hAnsi="Times New Roman"/>
            </w:rPr>
          </w:rPrChange>
        </w:rPr>
        <w:t xml:space="preserve"> </w:t>
      </w:r>
      <w:r w:rsidRPr="009548C1">
        <w:rPr>
          <w:b/>
          <w:rPrChange w:id="324" w:author="Revision" w:date="2026-05-09T00:57:00Z">
            <w:rPr>
              <w:rFonts w:ascii="Times New Roman" w:hAnsi="Times New Roman"/>
              <w:b/>
            </w:rPr>
          </w:rPrChange>
        </w:rPr>
        <w:t>14</w:t>
      </w:r>
      <w:r w:rsidRPr="009548C1">
        <w:rPr>
          <w:rPrChange w:id="325" w:author="Revision" w:date="2026-05-09T00:57:00Z">
            <w:rPr>
              <w:rFonts w:ascii="Times New Roman" w:hAnsi="Times New Roman"/>
            </w:rPr>
          </w:rPrChange>
        </w:rPr>
        <w:t>, 267 (2008).</w:t>
      </w:r>
    </w:p>
    <w:p w14:paraId="3DBC8608" w14:textId="77777777" w:rsidR="000925AE" w:rsidRPr="009548C1" w:rsidRDefault="000925AE" w:rsidP="000925AE">
      <w:pPr>
        <w:pStyle w:val="Bibliography"/>
        <w:rPr>
          <w:rPrChange w:id="326" w:author="Revision" w:date="2026-05-09T00:57:00Z">
            <w:rPr>
              <w:rFonts w:ascii="Times New Roman" w:hAnsi="Times New Roman"/>
            </w:rPr>
          </w:rPrChange>
        </w:rPr>
      </w:pPr>
      <w:r w:rsidRPr="009548C1">
        <w:rPr>
          <w:rPrChange w:id="327" w:author="Revision" w:date="2026-05-09T00:57:00Z">
            <w:rPr>
              <w:rFonts w:ascii="Times New Roman" w:hAnsi="Times New Roman"/>
            </w:rPr>
          </w:rPrChange>
        </w:rPr>
        <w:t xml:space="preserve">12. </w:t>
      </w:r>
      <w:r w:rsidRPr="009548C1">
        <w:rPr>
          <w:rPrChange w:id="328" w:author="Revision" w:date="2026-05-09T00:57:00Z">
            <w:rPr>
              <w:rFonts w:ascii="Times New Roman" w:hAnsi="Times New Roman"/>
            </w:rPr>
          </w:rPrChange>
        </w:rPr>
        <w:tab/>
        <w:t xml:space="preserve">L. R. Carrasco, </w:t>
      </w:r>
      <w:r w:rsidRPr="009548C1">
        <w:rPr>
          <w:i/>
          <w:rPrChange w:id="329" w:author="Revision" w:date="2026-05-09T00:57:00Z">
            <w:rPr>
              <w:rFonts w:ascii="Times New Roman" w:hAnsi="Times New Roman"/>
              <w:i/>
            </w:rPr>
          </w:rPrChange>
        </w:rPr>
        <w:t>et al.</w:t>
      </w:r>
      <w:r w:rsidRPr="009548C1">
        <w:rPr>
          <w:rPrChange w:id="330" w:author="Revision" w:date="2026-05-09T00:57:00Z">
            <w:rPr>
              <w:rFonts w:ascii="Times New Roman" w:hAnsi="Times New Roman"/>
            </w:rPr>
          </w:rPrChange>
        </w:rPr>
        <w:t xml:space="preserve">, Strategies for antiviral stockpiling for future influenza pandemics: a global epidemic-economic perspective. </w:t>
      </w:r>
      <w:r w:rsidRPr="009548C1">
        <w:rPr>
          <w:i/>
          <w:rPrChange w:id="331" w:author="Revision" w:date="2026-05-09T00:57:00Z">
            <w:rPr>
              <w:rFonts w:ascii="Times New Roman" w:hAnsi="Times New Roman"/>
              <w:i/>
            </w:rPr>
          </w:rPrChange>
        </w:rPr>
        <w:t>Journal of The Royal Society Interface</w:t>
      </w:r>
      <w:r w:rsidRPr="009548C1">
        <w:rPr>
          <w:rPrChange w:id="332" w:author="Revision" w:date="2026-05-09T00:57:00Z">
            <w:rPr>
              <w:rFonts w:ascii="Times New Roman" w:hAnsi="Times New Roman"/>
            </w:rPr>
          </w:rPrChange>
        </w:rPr>
        <w:t xml:space="preserve"> </w:t>
      </w:r>
      <w:r w:rsidRPr="009548C1">
        <w:rPr>
          <w:b/>
          <w:rPrChange w:id="333" w:author="Revision" w:date="2026-05-09T00:57:00Z">
            <w:rPr>
              <w:rFonts w:ascii="Times New Roman" w:hAnsi="Times New Roman"/>
              <w:b/>
            </w:rPr>
          </w:rPrChange>
        </w:rPr>
        <w:t>8</w:t>
      </w:r>
      <w:r w:rsidRPr="009548C1">
        <w:rPr>
          <w:rPrChange w:id="334" w:author="Revision" w:date="2026-05-09T00:57:00Z">
            <w:rPr>
              <w:rFonts w:ascii="Times New Roman" w:hAnsi="Times New Roman"/>
            </w:rPr>
          </w:rPrChange>
        </w:rPr>
        <w:t>, 1307–1313 (2011).</w:t>
      </w:r>
    </w:p>
    <w:p w14:paraId="046EBCEC" w14:textId="77777777" w:rsidR="000925AE" w:rsidRPr="009548C1" w:rsidRDefault="000925AE" w:rsidP="000925AE">
      <w:pPr>
        <w:pStyle w:val="Bibliography"/>
        <w:rPr>
          <w:rPrChange w:id="335" w:author="Revision" w:date="2026-05-09T00:57:00Z">
            <w:rPr>
              <w:rFonts w:ascii="Times New Roman" w:hAnsi="Times New Roman"/>
            </w:rPr>
          </w:rPrChange>
        </w:rPr>
      </w:pPr>
      <w:r w:rsidRPr="009548C1">
        <w:rPr>
          <w:rPrChange w:id="336" w:author="Revision" w:date="2026-05-09T00:57:00Z">
            <w:rPr>
              <w:rFonts w:ascii="Times New Roman" w:hAnsi="Times New Roman"/>
            </w:rPr>
          </w:rPrChange>
        </w:rPr>
        <w:t xml:space="preserve">13. </w:t>
      </w:r>
      <w:r w:rsidRPr="009548C1">
        <w:rPr>
          <w:rPrChange w:id="337" w:author="Revision" w:date="2026-05-09T00:57:00Z">
            <w:rPr>
              <w:rFonts w:ascii="Times New Roman" w:hAnsi="Times New Roman"/>
            </w:rPr>
          </w:rPrChange>
        </w:rPr>
        <w:tab/>
        <w:t xml:space="preserve">J. M. McCaw, J. McVernon, Prophylaxis or treatment? Optimal use of an antiviral stockpile during an influenza pandemic. </w:t>
      </w:r>
      <w:r w:rsidRPr="009548C1">
        <w:rPr>
          <w:i/>
          <w:rPrChange w:id="338" w:author="Revision" w:date="2026-05-09T00:57:00Z">
            <w:rPr>
              <w:rFonts w:ascii="Times New Roman" w:hAnsi="Times New Roman"/>
              <w:i/>
            </w:rPr>
          </w:rPrChange>
        </w:rPr>
        <w:t>Mathematical Biosciences</w:t>
      </w:r>
      <w:r w:rsidRPr="009548C1">
        <w:rPr>
          <w:rPrChange w:id="339" w:author="Revision" w:date="2026-05-09T00:57:00Z">
            <w:rPr>
              <w:rFonts w:ascii="Times New Roman" w:hAnsi="Times New Roman"/>
            </w:rPr>
          </w:rPrChange>
        </w:rPr>
        <w:t xml:space="preserve"> </w:t>
      </w:r>
      <w:r w:rsidRPr="009548C1">
        <w:rPr>
          <w:b/>
          <w:rPrChange w:id="340" w:author="Revision" w:date="2026-05-09T00:57:00Z">
            <w:rPr>
              <w:rFonts w:ascii="Times New Roman" w:hAnsi="Times New Roman"/>
              <w:b/>
            </w:rPr>
          </w:rPrChange>
        </w:rPr>
        <w:t>209</w:t>
      </w:r>
      <w:r w:rsidRPr="009548C1">
        <w:rPr>
          <w:rPrChange w:id="341" w:author="Revision" w:date="2026-05-09T00:57:00Z">
            <w:rPr>
              <w:rFonts w:ascii="Times New Roman" w:hAnsi="Times New Roman"/>
            </w:rPr>
          </w:rPrChange>
        </w:rPr>
        <w:t>, 336–360 (2007).</w:t>
      </w:r>
    </w:p>
    <w:p w14:paraId="27525F4F" w14:textId="77777777" w:rsidR="000925AE" w:rsidRPr="009548C1" w:rsidRDefault="000925AE" w:rsidP="000925AE">
      <w:pPr>
        <w:pStyle w:val="Bibliography"/>
        <w:rPr>
          <w:rPrChange w:id="342" w:author="Revision" w:date="2026-05-09T00:57:00Z">
            <w:rPr>
              <w:rFonts w:ascii="Times New Roman" w:hAnsi="Times New Roman"/>
            </w:rPr>
          </w:rPrChange>
        </w:rPr>
      </w:pPr>
      <w:r w:rsidRPr="009548C1">
        <w:rPr>
          <w:rPrChange w:id="343" w:author="Revision" w:date="2026-05-09T00:57:00Z">
            <w:rPr>
              <w:rFonts w:ascii="Times New Roman" w:hAnsi="Times New Roman"/>
            </w:rPr>
          </w:rPrChange>
        </w:rPr>
        <w:t xml:space="preserve">14. </w:t>
      </w:r>
      <w:r w:rsidRPr="009548C1">
        <w:rPr>
          <w:rPrChange w:id="344" w:author="Revision" w:date="2026-05-09T00:57:00Z">
            <w:rPr>
              <w:rFonts w:ascii="Times New Roman" w:hAnsi="Times New Roman"/>
            </w:rPr>
          </w:rPrChange>
        </w:rPr>
        <w:tab/>
        <w:t xml:space="preserve">J. McVernon, J. M. McCaw, T. M. Nolan, Modelling strategic use of the national antiviral stockpile during the CONTAIN and SUSTAIN phases of an Australian pandemic influenza response. </w:t>
      </w:r>
      <w:r w:rsidRPr="009548C1">
        <w:rPr>
          <w:i/>
          <w:rPrChange w:id="345" w:author="Revision" w:date="2026-05-09T00:57:00Z">
            <w:rPr>
              <w:rFonts w:ascii="Times New Roman" w:hAnsi="Times New Roman"/>
              <w:i/>
            </w:rPr>
          </w:rPrChange>
        </w:rPr>
        <w:t>Australian and New Zealand Journal of Public Health</w:t>
      </w:r>
      <w:r w:rsidRPr="009548C1">
        <w:rPr>
          <w:rPrChange w:id="346" w:author="Revision" w:date="2026-05-09T00:57:00Z">
            <w:rPr>
              <w:rFonts w:ascii="Times New Roman" w:hAnsi="Times New Roman"/>
            </w:rPr>
          </w:rPrChange>
        </w:rPr>
        <w:t xml:space="preserve"> </w:t>
      </w:r>
      <w:r w:rsidRPr="009548C1">
        <w:rPr>
          <w:b/>
          <w:rPrChange w:id="347" w:author="Revision" w:date="2026-05-09T00:57:00Z">
            <w:rPr>
              <w:rFonts w:ascii="Times New Roman" w:hAnsi="Times New Roman"/>
              <w:b/>
            </w:rPr>
          </w:rPrChange>
        </w:rPr>
        <w:t>34</w:t>
      </w:r>
      <w:r w:rsidRPr="009548C1">
        <w:rPr>
          <w:rPrChange w:id="348" w:author="Revision" w:date="2026-05-09T00:57:00Z">
            <w:rPr>
              <w:rFonts w:ascii="Times New Roman" w:hAnsi="Times New Roman"/>
            </w:rPr>
          </w:rPrChange>
        </w:rPr>
        <w:t>, 113–119 (2010).</w:t>
      </w:r>
    </w:p>
    <w:p w14:paraId="1E1F2EAC" w14:textId="77777777" w:rsidR="000925AE" w:rsidRPr="009548C1" w:rsidRDefault="000925AE" w:rsidP="000925AE">
      <w:pPr>
        <w:pStyle w:val="Bibliography"/>
        <w:rPr>
          <w:rPrChange w:id="349" w:author="Revision" w:date="2026-05-09T00:57:00Z">
            <w:rPr>
              <w:rFonts w:ascii="Times New Roman" w:hAnsi="Times New Roman"/>
            </w:rPr>
          </w:rPrChange>
        </w:rPr>
      </w:pPr>
      <w:r w:rsidRPr="009548C1">
        <w:rPr>
          <w:rPrChange w:id="350" w:author="Revision" w:date="2026-05-09T00:57:00Z">
            <w:rPr>
              <w:rFonts w:ascii="Times New Roman" w:hAnsi="Times New Roman"/>
            </w:rPr>
          </w:rPrChange>
        </w:rPr>
        <w:t xml:space="preserve">15. </w:t>
      </w:r>
      <w:r w:rsidRPr="009548C1">
        <w:rPr>
          <w:rPrChange w:id="351" w:author="Revision" w:date="2026-05-09T00:57:00Z">
            <w:rPr>
              <w:rFonts w:ascii="Times New Roman" w:hAnsi="Times New Roman"/>
            </w:rPr>
          </w:rPrChange>
        </w:rPr>
        <w:tab/>
        <w:t xml:space="preserve">I. M. Longini, </w:t>
      </w:r>
      <w:r w:rsidRPr="009548C1">
        <w:rPr>
          <w:i/>
          <w:rPrChange w:id="352" w:author="Revision" w:date="2026-05-09T00:57:00Z">
            <w:rPr>
              <w:rFonts w:ascii="Times New Roman" w:hAnsi="Times New Roman"/>
              <w:i/>
            </w:rPr>
          </w:rPrChange>
        </w:rPr>
        <w:t>et al.</w:t>
      </w:r>
      <w:r w:rsidRPr="009548C1">
        <w:rPr>
          <w:rPrChange w:id="353" w:author="Revision" w:date="2026-05-09T00:57:00Z">
            <w:rPr>
              <w:rFonts w:ascii="Times New Roman" w:hAnsi="Times New Roman"/>
            </w:rPr>
          </w:rPrChange>
        </w:rPr>
        <w:t xml:space="preserve">, Containing Pandemic Influenza at the Source. </w:t>
      </w:r>
      <w:r w:rsidRPr="009548C1">
        <w:rPr>
          <w:i/>
          <w:rPrChange w:id="354" w:author="Revision" w:date="2026-05-09T00:57:00Z">
            <w:rPr>
              <w:rFonts w:ascii="Times New Roman" w:hAnsi="Times New Roman"/>
              <w:i/>
            </w:rPr>
          </w:rPrChange>
        </w:rPr>
        <w:t>Science</w:t>
      </w:r>
      <w:r w:rsidRPr="009548C1">
        <w:rPr>
          <w:rPrChange w:id="355" w:author="Revision" w:date="2026-05-09T00:57:00Z">
            <w:rPr>
              <w:rFonts w:ascii="Times New Roman" w:hAnsi="Times New Roman"/>
            </w:rPr>
          </w:rPrChange>
        </w:rPr>
        <w:t xml:space="preserve"> </w:t>
      </w:r>
      <w:r w:rsidRPr="009548C1">
        <w:rPr>
          <w:b/>
          <w:rPrChange w:id="356" w:author="Revision" w:date="2026-05-09T00:57:00Z">
            <w:rPr>
              <w:rFonts w:ascii="Times New Roman" w:hAnsi="Times New Roman"/>
              <w:b/>
            </w:rPr>
          </w:rPrChange>
        </w:rPr>
        <w:t>309</w:t>
      </w:r>
      <w:r w:rsidRPr="009548C1">
        <w:rPr>
          <w:rPrChange w:id="357" w:author="Revision" w:date="2026-05-09T00:57:00Z">
            <w:rPr>
              <w:rFonts w:ascii="Times New Roman" w:hAnsi="Times New Roman"/>
            </w:rPr>
          </w:rPrChange>
        </w:rPr>
        <w:t>, 1083–1087 (2005).</w:t>
      </w:r>
    </w:p>
    <w:p w14:paraId="2D4E2F36" w14:textId="77777777" w:rsidR="000925AE" w:rsidRPr="009548C1" w:rsidRDefault="000925AE" w:rsidP="000925AE">
      <w:pPr>
        <w:pStyle w:val="Bibliography"/>
        <w:rPr>
          <w:rPrChange w:id="358" w:author="Revision" w:date="2026-05-09T00:57:00Z">
            <w:rPr>
              <w:rFonts w:ascii="Times New Roman" w:hAnsi="Times New Roman"/>
            </w:rPr>
          </w:rPrChange>
        </w:rPr>
      </w:pPr>
      <w:r w:rsidRPr="009548C1">
        <w:rPr>
          <w:rPrChange w:id="359" w:author="Revision" w:date="2026-05-09T00:57:00Z">
            <w:rPr>
              <w:rFonts w:ascii="Times New Roman" w:hAnsi="Times New Roman"/>
            </w:rPr>
          </w:rPrChange>
        </w:rPr>
        <w:t xml:space="preserve">16. </w:t>
      </w:r>
      <w:r w:rsidRPr="009548C1">
        <w:rPr>
          <w:rPrChange w:id="360" w:author="Revision" w:date="2026-05-09T00:57:00Z">
            <w:rPr>
              <w:rFonts w:ascii="Times New Roman" w:hAnsi="Times New Roman"/>
            </w:rPr>
          </w:rPrChange>
        </w:rPr>
        <w:tab/>
        <w:t xml:space="preserve">N. M. Ferguson, </w:t>
      </w:r>
      <w:r w:rsidRPr="009548C1">
        <w:rPr>
          <w:i/>
          <w:rPrChange w:id="361" w:author="Revision" w:date="2026-05-09T00:57:00Z">
            <w:rPr>
              <w:rFonts w:ascii="Times New Roman" w:hAnsi="Times New Roman"/>
              <w:i/>
            </w:rPr>
          </w:rPrChange>
        </w:rPr>
        <w:t>et al.</w:t>
      </w:r>
      <w:r w:rsidRPr="009548C1">
        <w:rPr>
          <w:rPrChange w:id="362" w:author="Revision" w:date="2026-05-09T00:57:00Z">
            <w:rPr>
              <w:rFonts w:ascii="Times New Roman" w:hAnsi="Times New Roman"/>
            </w:rPr>
          </w:rPrChange>
        </w:rPr>
        <w:t xml:space="preserve">, Strategies for containing an emerging influenza pandemic in Southeast Asia. </w:t>
      </w:r>
      <w:r w:rsidRPr="009548C1">
        <w:rPr>
          <w:i/>
          <w:rPrChange w:id="363" w:author="Revision" w:date="2026-05-09T00:57:00Z">
            <w:rPr>
              <w:rFonts w:ascii="Times New Roman" w:hAnsi="Times New Roman"/>
              <w:i/>
            </w:rPr>
          </w:rPrChange>
        </w:rPr>
        <w:t>Nature</w:t>
      </w:r>
      <w:r w:rsidRPr="009548C1">
        <w:rPr>
          <w:rPrChange w:id="364" w:author="Revision" w:date="2026-05-09T00:57:00Z">
            <w:rPr>
              <w:rFonts w:ascii="Times New Roman" w:hAnsi="Times New Roman"/>
            </w:rPr>
          </w:rPrChange>
        </w:rPr>
        <w:t xml:space="preserve"> </w:t>
      </w:r>
      <w:r w:rsidRPr="009548C1">
        <w:rPr>
          <w:b/>
          <w:rPrChange w:id="365" w:author="Revision" w:date="2026-05-09T00:57:00Z">
            <w:rPr>
              <w:rFonts w:ascii="Times New Roman" w:hAnsi="Times New Roman"/>
              <w:b/>
            </w:rPr>
          </w:rPrChange>
        </w:rPr>
        <w:t>437</w:t>
      </w:r>
      <w:r w:rsidRPr="009548C1">
        <w:rPr>
          <w:rPrChange w:id="366" w:author="Revision" w:date="2026-05-09T00:57:00Z">
            <w:rPr>
              <w:rFonts w:ascii="Times New Roman" w:hAnsi="Times New Roman"/>
            </w:rPr>
          </w:rPrChange>
        </w:rPr>
        <w:t>, 209–214 (2005).</w:t>
      </w:r>
    </w:p>
    <w:p w14:paraId="2B760355" w14:textId="77777777" w:rsidR="000925AE" w:rsidRPr="009548C1" w:rsidRDefault="000925AE" w:rsidP="000925AE">
      <w:pPr>
        <w:pStyle w:val="Bibliography"/>
        <w:rPr>
          <w:rPrChange w:id="367" w:author="Revision" w:date="2026-05-09T00:57:00Z">
            <w:rPr>
              <w:rFonts w:ascii="Times New Roman" w:hAnsi="Times New Roman"/>
            </w:rPr>
          </w:rPrChange>
        </w:rPr>
      </w:pPr>
      <w:r w:rsidRPr="009548C1">
        <w:rPr>
          <w:rPrChange w:id="368" w:author="Revision" w:date="2026-05-09T00:57:00Z">
            <w:rPr>
              <w:rFonts w:ascii="Times New Roman" w:hAnsi="Times New Roman"/>
            </w:rPr>
          </w:rPrChange>
        </w:rPr>
        <w:t xml:space="preserve">17. </w:t>
      </w:r>
      <w:r w:rsidRPr="009548C1">
        <w:rPr>
          <w:rPrChange w:id="369" w:author="Revision" w:date="2026-05-09T00:57:00Z">
            <w:rPr>
              <w:rFonts w:ascii="Times New Roman" w:hAnsi="Times New Roman"/>
            </w:rPr>
          </w:rPrChange>
        </w:rPr>
        <w:tab/>
        <w:t xml:space="preserve">A. J. Siegler, </w:t>
      </w:r>
      <w:r w:rsidRPr="009548C1">
        <w:rPr>
          <w:i/>
          <w:rPrChange w:id="370" w:author="Revision" w:date="2026-05-09T00:57:00Z">
            <w:rPr>
              <w:rFonts w:ascii="Times New Roman" w:hAnsi="Times New Roman"/>
              <w:i/>
            </w:rPr>
          </w:rPrChange>
        </w:rPr>
        <w:t>et al.</w:t>
      </w:r>
      <w:r w:rsidRPr="009548C1">
        <w:rPr>
          <w:rPrChange w:id="371" w:author="Revision" w:date="2026-05-09T00:57:00Z">
            <w:rPr>
              <w:rFonts w:ascii="Times New Roman" w:hAnsi="Times New Roman"/>
            </w:rPr>
          </w:rPrChange>
        </w:rPr>
        <w:t xml:space="preserve">, Willingness to Seek Diagnostic Testing for SARS-CoV-2 With Home, Drive-through, and Clinic-Based Specimen Collection Locations. </w:t>
      </w:r>
      <w:r w:rsidRPr="009548C1">
        <w:rPr>
          <w:i/>
          <w:rPrChange w:id="372" w:author="Revision" w:date="2026-05-09T00:57:00Z">
            <w:rPr>
              <w:rFonts w:ascii="Times New Roman" w:hAnsi="Times New Roman"/>
              <w:i/>
            </w:rPr>
          </w:rPrChange>
        </w:rPr>
        <w:t>Open Forum Infectious Diseases</w:t>
      </w:r>
      <w:r w:rsidRPr="009548C1">
        <w:rPr>
          <w:rPrChange w:id="373" w:author="Revision" w:date="2026-05-09T00:57:00Z">
            <w:rPr>
              <w:rFonts w:ascii="Times New Roman" w:hAnsi="Times New Roman"/>
            </w:rPr>
          </w:rPrChange>
        </w:rPr>
        <w:t xml:space="preserve"> </w:t>
      </w:r>
      <w:r w:rsidRPr="009548C1">
        <w:rPr>
          <w:b/>
          <w:rPrChange w:id="374" w:author="Revision" w:date="2026-05-09T00:57:00Z">
            <w:rPr>
              <w:rFonts w:ascii="Times New Roman" w:hAnsi="Times New Roman"/>
              <w:b/>
            </w:rPr>
          </w:rPrChange>
        </w:rPr>
        <w:t>7</w:t>
      </w:r>
      <w:r w:rsidRPr="009548C1">
        <w:rPr>
          <w:rPrChange w:id="375" w:author="Revision" w:date="2026-05-09T00:57:00Z">
            <w:rPr>
              <w:rFonts w:ascii="Times New Roman" w:hAnsi="Times New Roman"/>
            </w:rPr>
          </w:rPrChange>
        </w:rPr>
        <w:t>, ofaa269 (2020).</w:t>
      </w:r>
    </w:p>
    <w:p w14:paraId="696AB01D" w14:textId="77777777" w:rsidR="000925AE" w:rsidRPr="009548C1" w:rsidRDefault="000925AE" w:rsidP="000925AE">
      <w:pPr>
        <w:pStyle w:val="Bibliography"/>
        <w:rPr>
          <w:rPrChange w:id="376" w:author="Revision" w:date="2026-05-09T00:57:00Z">
            <w:rPr>
              <w:rFonts w:ascii="Times New Roman" w:hAnsi="Times New Roman"/>
            </w:rPr>
          </w:rPrChange>
        </w:rPr>
      </w:pPr>
      <w:r w:rsidRPr="009548C1">
        <w:rPr>
          <w:rPrChange w:id="377" w:author="Revision" w:date="2026-05-09T00:57:00Z">
            <w:rPr>
              <w:rFonts w:ascii="Times New Roman" w:hAnsi="Times New Roman"/>
            </w:rPr>
          </w:rPrChange>
        </w:rPr>
        <w:t xml:space="preserve">18. </w:t>
      </w:r>
      <w:r w:rsidRPr="009548C1">
        <w:rPr>
          <w:rPrChange w:id="378" w:author="Revision" w:date="2026-05-09T00:57:00Z">
            <w:rPr>
              <w:rFonts w:ascii="Times New Roman" w:hAnsi="Times New Roman"/>
            </w:rPr>
          </w:rPrChange>
        </w:rPr>
        <w:tab/>
        <w:t xml:space="preserve">M. S. Graham, </w:t>
      </w:r>
      <w:r w:rsidRPr="009548C1">
        <w:rPr>
          <w:i/>
          <w:rPrChange w:id="379" w:author="Revision" w:date="2026-05-09T00:57:00Z">
            <w:rPr>
              <w:rFonts w:ascii="Times New Roman" w:hAnsi="Times New Roman"/>
              <w:i/>
            </w:rPr>
          </w:rPrChange>
        </w:rPr>
        <w:t>et al.</w:t>
      </w:r>
      <w:r w:rsidRPr="009548C1">
        <w:rPr>
          <w:rPrChange w:id="380" w:author="Revision" w:date="2026-05-09T00:57:00Z">
            <w:rPr>
              <w:rFonts w:ascii="Times New Roman" w:hAnsi="Times New Roman"/>
            </w:rPr>
          </w:rPrChange>
        </w:rPr>
        <w:t xml:space="preserve">, Knowledge barriers in a national symptomatic-COVID-19 testing programme. </w:t>
      </w:r>
      <w:r w:rsidRPr="009548C1">
        <w:rPr>
          <w:i/>
          <w:rPrChange w:id="381" w:author="Revision" w:date="2026-05-09T00:57:00Z">
            <w:rPr>
              <w:rFonts w:ascii="Times New Roman" w:hAnsi="Times New Roman"/>
              <w:i/>
            </w:rPr>
          </w:rPrChange>
        </w:rPr>
        <w:t>PLOS Global Public Health</w:t>
      </w:r>
      <w:r w:rsidRPr="009548C1">
        <w:rPr>
          <w:rPrChange w:id="382" w:author="Revision" w:date="2026-05-09T00:57:00Z">
            <w:rPr>
              <w:rFonts w:ascii="Times New Roman" w:hAnsi="Times New Roman"/>
            </w:rPr>
          </w:rPrChange>
        </w:rPr>
        <w:t xml:space="preserve"> </w:t>
      </w:r>
      <w:r w:rsidRPr="009548C1">
        <w:rPr>
          <w:b/>
          <w:rPrChange w:id="383" w:author="Revision" w:date="2026-05-09T00:57:00Z">
            <w:rPr>
              <w:rFonts w:ascii="Times New Roman" w:hAnsi="Times New Roman"/>
              <w:b/>
            </w:rPr>
          </w:rPrChange>
        </w:rPr>
        <w:t>2</w:t>
      </w:r>
      <w:r w:rsidRPr="009548C1">
        <w:rPr>
          <w:rPrChange w:id="384" w:author="Revision" w:date="2026-05-09T00:57:00Z">
            <w:rPr>
              <w:rFonts w:ascii="Times New Roman" w:hAnsi="Times New Roman"/>
            </w:rPr>
          </w:rPrChange>
        </w:rPr>
        <w:t>, e0000028 (2022).</w:t>
      </w:r>
    </w:p>
    <w:p w14:paraId="3CF33961" w14:textId="77777777" w:rsidR="000925AE" w:rsidRPr="009548C1" w:rsidRDefault="000925AE" w:rsidP="000925AE">
      <w:pPr>
        <w:pStyle w:val="Bibliography"/>
        <w:rPr>
          <w:rPrChange w:id="385" w:author="Revision" w:date="2026-05-09T00:57:00Z">
            <w:rPr>
              <w:rFonts w:ascii="Times New Roman" w:hAnsi="Times New Roman"/>
            </w:rPr>
          </w:rPrChange>
        </w:rPr>
      </w:pPr>
      <w:r w:rsidRPr="009548C1">
        <w:rPr>
          <w:rPrChange w:id="386" w:author="Revision" w:date="2026-05-09T00:57:00Z">
            <w:rPr>
              <w:rFonts w:ascii="Times New Roman" w:hAnsi="Times New Roman"/>
            </w:rPr>
          </w:rPrChange>
        </w:rPr>
        <w:t xml:space="preserve">19. </w:t>
      </w:r>
      <w:r w:rsidRPr="009548C1">
        <w:rPr>
          <w:rPrChange w:id="387" w:author="Revision" w:date="2026-05-09T00:57:00Z">
            <w:rPr>
              <w:rFonts w:ascii="Times New Roman" w:hAnsi="Times New Roman"/>
            </w:rPr>
          </w:rPrChange>
        </w:rPr>
        <w:tab/>
        <w:t xml:space="preserve">M. Peppa, W. John Edmunds, S. Funk, Disease severity determines health-seeking behaviour amongst individuals with influenza-like illness in an internet-based cohort. </w:t>
      </w:r>
      <w:r w:rsidRPr="009548C1">
        <w:rPr>
          <w:i/>
          <w:rPrChange w:id="388" w:author="Revision" w:date="2026-05-09T00:57:00Z">
            <w:rPr>
              <w:rFonts w:ascii="Times New Roman" w:hAnsi="Times New Roman"/>
              <w:i/>
            </w:rPr>
          </w:rPrChange>
        </w:rPr>
        <w:t>BMC Infectious Diseases</w:t>
      </w:r>
      <w:r w:rsidRPr="009548C1">
        <w:rPr>
          <w:rPrChange w:id="389" w:author="Revision" w:date="2026-05-09T00:57:00Z">
            <w:rPr>
              <w:rFonts w:ascii="Times New Roman" w:hAnsi="Times New Roman"/>
            </w:rPr>
          </w:rPrChange>
        </w:rPr>
        <w:t xml:space="preserve"> </w:t>
      </w:r>
      <w:r w:rsidRPr="009548C1">
        <w:rPr>
          <w:b/>
          <w:rPrChange w:id="390" w:author="Revision" w:date="2026-05-09T00:57:00Z">
            <w:rPr>
              <w:rFonts w:ascii="Times New Roman" w:hAnsi="Times New Roman"/>
              <w:b/>
            </w:rPr>
          </w:rPrChange>
        </w:rPr>
        <w:t>17</w:t>
      </w:r>
      <w:r w:rsidRPr="009548C1">
        <w:rPr>
          <w:rPrChange w:id="391" w:author="Revision" w:date="2026-05-09T00:57:00Z">
            <w:rPr>
              <w:rFonts w:ascii="Times New Roman" w:hAnsi="Times New Roman"/>
            </w:rPr>
          </w:rPrChange>
        </w:rPr>
        <w:t>, 238 (2017).</w:t>
      </w:r>
    </w:p>
    <w:p w14:paraId="59ED06D8" w14:textId="77777777" w:rsidR="000925AE" w:rsidRPr="009548C1" w:rsidRDefault="000925AE" w:rsidP="000925AE">
      <w:pPr>
        <w:pStyle w:val="Bibliography"/>
        <w:rPr>
          <w:rPrChange w:id="392" w:author="Revision" w:date="2026-05-09T00:57:00Z">
            <w:rPr>
              <w:rFonts w:ascii="Times New Roman" w:hAnsi="Times New Roman"/>
            </w:rPr>
          </w:rPrChange>
        </w:rPr>
      </w:pPr>
      <w:r w:rsidRPr="009548C1">
        <w:rPr>
          <w:rPrChange w:id="393" w:author="Revision" w:date="2026-05-09T00:57:00Z">
            <w:rPr>
              <w:rFonts w:ascii="Times New Roman" w:hAnsi="Times New Roman"/>
            </w:rPr>
          </w:rPrChange>
        </w:rPr>
        <w:t xml:space="preserve">20. </w:t>
      </w:r>
      <w:r w:rsidRPr="009548C1">
        <w:rPr>
          <w:rPrChange w:id="394" w:author="Revision" w:date="2026-05-09T00:57:00Z">
            <w:rPr>
              <w:rFonts w:ascii="Times New Roman" w:hAnsi="Times New Roman"/>
            </w:rPr>
          </w:rPrChange>
        </w:rPr>
        <w:tab/>
        <w:t xml:space="preserve">E. Clark, E. Y. Chiao, E. S. Amirian, Why Contact Tracing Efforts Have Failed to Curb Coronavirus Disease 2019 (COVID-19) Transmission in Much of the United States. </w:t>
      </w:r>
      <w:r w:rsidRPr="009548C1">
        <w:rPr>
          <w:i/>
          <w:rPrChange w:id="395" w:author="Revision" w:date="2026-05-09T00:57:00Z">
            <w:rPr>
              <w:rFonts w:ascii="Times New Roman" w:hAnsi="Times New Roman"/>
              <w:i/>
            </w:rPr>
          </w:rPrChange>
        </w:rPr>
        <w:t>Clinical Infectious Diseases</w:t>
      </w:r>
      <w:r w:rsidRPr="009548C1">
        <w:rPr>
          <w:rPrChange w:id="396" w:author="Revision" w:date="2026-05-09T00:57:00Z">
            <w:rPr>
              <w:rFonts w:ascii="Times New Roman" w:hAnsi="Times New Roman"/>
            </w:rPr>
          </w:rPrChange>
        </w:rPr>
        <w:t xml:space="preserve"> </w:t>
      </w:r>
      <w:r w:rsidRPr="009548C1">
        <w:rPr>
          <w:b/>
          <w:rPrChange w:id="397" w:author="Revision" w:date="2026-05-09T00:57:00Z">
            <w:rPr>
              <w:rFonts w:ascii="Times New Roman" w:hAnsi="Times New Roman"/>
              <w:b/>
            </w:rPr>
          </w:rPrChange>
        </w:rPr>
        <w:t>72</w:t>
      </w:r>
      <w:r w:rsidRPr="009548C1">
        <w:rPr>
          <w:rPrChange w:id="398" w:author="Revision" w:date="2026-05-09T00:57:00Z">
            <w:rPr>
              <w:rFonts w:ascii="Times New Roman" w:hAnsi="Times New Roman"/>
            </w:rPr>
          </w:rPrChange>
        </w:rPr>
        <w:t>, e415–e419 (2021).</w:t>
      </w:r>
    </w:p>
    <w:p w14:paraId="752C66AE" w14:textId="77777777" w:rsidR="000925AE" w:rsidRPr="009548C1" w:rsidRDefault="000925AE" w:rsidP="000925AE">
      <w:pPr>
        <w:pStyle w:val="Bibliography"/>
        <w:rPr>
          <w:rPrChange w:id="399" w:author="Revision" w:date="2026-05-09T00:57:00Z">
            <w:rPr>
              <w:rFonts w:ascii="Times New Roman" w:hAnsi="Times New Roman"/>
            </w:rPr>
          </w:rPrChange>
        </w:rPr>
      </w:pPr>
      <w:r w:rsidRPr="009548C1">
        <w:rPr>
          <w:rPrChange w:id="400" w:author="Revision" w:date="2026-05-09T00:57:00Z">
            <w:rPr>
              <w:rFonts w:ascii="Times New Roman" w:hAnsi="Times New Roman"/>
            </w:rPr>
          </w:rPrChange>
        </w:rPr>
        <w:t xml:space="preserve">21. </w:t>
      </w:r>
      <w:r w:rsidRPr="009548C1">
        <w:rPr>
          <w:rPrChange w:id="401" w:author="Revision" w:date="2026-05-09T00:57:00Z">
            <w:rPr>
              <w:rFonts w:ascii="Times New Roman" w:hAnsi="Times New Roman"/>
            </w:rPr>
          </w:rPrChange>
        </w:rPr>
        <w:tab/>
        <w:t xml:space="preserve">E. L. Davis, </w:t>
      </w:r>
      <w:r w:rsidRPr="009548C1">
        <w:rPr>
          <w:i/>
          <w:rPrChange w:id="402" w:author="Revision" w:date="2026-05-09T00:57:00Z">
            <w:rPr>
              <w:rFonts w:ascii="Times New Roman" w:hAnsi="Times New Roman"/>
              <w:i/>
            </w:rPr>
          </w:rPrChange>
        </w:rPr>
        <w:t>et al.</w:t>
      </w:r>
      <w:r w:rsidRPr="009548C1">
        <w:rPr>
          <w:rPrChange w:id="403" w:author="Revision" w:date="2026-05-09T00:57:00Z">
            <w:rPr>
              <w:rFonts w:ascii="Times New Roman" w:hAnsi="Times New Roman"/>
            </w:rPr>
          </w:rPrChange>
        </w:rPr>
        <w:t xml:space="preserve">, Contact tracing is an imperfect tool for controlling COVID-19 transmission and relies on population adherence. </w:t>
      </w:r>
      <w:r w:rsidRPr="009548C1">
        <w:rPr>
          <w:i/>
          <w:rPrChange w:id="404" w:author="Revision" w:date="2026-05-09T00:57:00Z">
            <w:rPr>
              <w:rFonts w:ascii="Times New Roman" w:hAnsi="Times New Roman"/>
              <w:i/>
            </w:rPr>
          </w:rPrChange>
        </w:rPr>
        <w:t>Nature Communications</w:t>
      </w:r>
      <w:r w:rsidRPr="009548C1">
        <w:rPr>
          <w:rPrChange w:id="405" w:author="Revision" w:date="2026-05-09T00:57:00Z">
            <w:rPr>
              <w:rFonts w:ascii="Times New Roman" w:hAnsi="Times New Roman"/>
            </w:rPr>
          </w:rPrChange>
        </w:rPr>
        <w:t xml:space="preserve"> </w:t>
      </w:r>
      <w:r w:rsidRPr="009548C1">
        <w:rPr>
          <w:b/>
          <w:rPrChange w:id="406" w:author="Revision" w:date="2026-05-09T00:57:00Z">
            <w:rPr>
              <w:rFonts w:ascii="Times New Roman" w:hAnsi="Times New Roman"/>
              <w:b/>
            </w:rPr>
          </w:rPrChange>
        </w:rPr>
        <w:t>12</w:t>
      </w:r>
      <w:r w:rsidRPr="009548C1">
        <w:rPr>
          <w:rPrChange w:id="407" w:author="Revision" w:date="2026-05-09T00:57:00Z">
            <w:rPr>
              <w:rFonts w:ascii="Times New Roman" w:hAnsi="Times New Roman"/>
            </w:rPr>
          </w:rPrChange>
        </w:rPr>
        <w:t>, 5412 (2021).</w:t>
      </w:r>
    </w:p>
    <w:p w14:paraId="436C15B9" w14:textId="77777777" w:rsidR="000925AE" w:rsidRPr="009548C1" w:rsidRDefault="000925AE" w:rsidP="000925AE">
      <w:pPr>
        <w:pStyle w:val="Bibliography"/>
        <w:rPr>
          <w:rPrChange w:id="408" w:author="Revision" w:date="2026-05-09T00:57:00Z">
            <w:rPr>
              <w:rFonts w:ascii="Times New Roman" w:hAnsi="Times New Roman"/>
            </w:rPr>
          </w:rPrChange>
        </w:rPr>
      </w:pPr>
      <w:r w:rsidRPr="009548C1">
        <w:rPr>
          <w:rPrChange w:id="409" w:author="Revision" w:date="2026-05-09T00:57:00Z">
            <w:rPr>
              <w:rFonts w:ascii="Times New Roman" w:hAnsi="Times New Roman"/>
            </w:rPr>
          </w:rPrChange>
        </w:rPr>
        <w:t xml:space="preserve">22. </w:t>
      </w:r>
      <w:r w:rsidRPr="009548C1">
        <w:rPr>
          <w:rPrChange w:id="410" w:author="Revision" w:date="2026-05-09T00:57:00Z">
            <w:rPr>
              <w:rFonts w:ascii="Times New Roman" w:hAnsi="Times New Roman"/>
            </w:rPr>
          </w:rPrChange>
        </w:rPr>
        <w:tab/>
        <w:t xml:space="preserve">M. E. Halloran, </w:t>
      </w:r>
      <w:r w:rsidRPr="009548C1">
        <w:rPr>
          <w:i/>
          <w:rPrChange w:id="411" w:author="Revision" w:date="2026-05-09T00:57:00Z">
            <w:rPr>
              <w:rFonts w:ascii="Times New Roman" w:hAnsi="Times New Roman"/>
              <w:i/>
            </w:rPr>
          </w:rPrChange>
        </w:rPr>
        <w:t>et al.</w:t>
      </w:r>
      <w:r w:rsidRPr="009548C1">
        <w:rPr>
          <w:rPrChange w:id="412" w:author="Revision" w:date="2026-05-09T00:57:00Z">
            <w:rPr>
              <w:rFonts w:ascii="Times New Roman" w:hAnsi="Times New Roman"/>
            </w:rPr>
          </w:rPrChange>
        </w:rPr>
        <w:t xml:space="preserve">, Modeling targeted layered containment of an influenza pandemic in the United States. </w:t>
      </w:r>
      <w:r w:rsidRPr="009548C1">
        <w:rPr>
          <w:i/>
          <w:rPrChange w:id="413" w:author="Revision" w:date="2026-05-09T00:57:00Z">
            <w:rPr>
              <w:rFonts w:ascii="Times New Roman" w:hAnsi="Times New Roman"/>
              <w:i/>
            </w:rPr>
          </w:rPrChange>
        </w:rPr>
        <w:t>Proceedings of the National Academy of Sciences</w:t>
      </w:r>
      <w:r w:rsidRPr="009548C1">
        <w:rPr>
          <w:rPrChange w:id="414" w:author="Revision" w:date="2026-05-09T00:57:00Z">
            <w:rPr>
              <w:rFonts w:ascii="Times New Roman" w:hAnsi="Times New Roman"/>
            </w:rPr>
          </w:rPrChange>
        </w:rPr>
        <w:t xml:space="preserve"> </w:t>
      </w:r>
      <w:r w:rsidRPr="009548C1">
        <w:rPr>
          <w:b/>
          <w:rPrChange w:id="415" w:author="Revision" w:date="2026-05-09T00:57:00Z">
            <w:rPr>
              <w:rFonts w:ascii="Times New Roman" w:hAnsi="Times New Roman"/>
              <w:b/>
            </w:rPr>
          </w:rPrChange>
        </w:rPr>
        <w:t>105</w:t>
      </w:r>
      <w:r w:rsidRPr="009548C1">
        <w:rPr>
          <w:rPrChange w:id="416" w:author="Revision" w:date="2026-05-09T00:57:00Z">
            <w:rPr>
              <w:rFonts w:ascii="Times New Roman" w:hAnsi="Times New Roman"/>
            </w:rPr>
          </w:rPrChange>
        </w:rPr>
        <w:t>, 4639–4644 (2008).</w:t>
      </w:r>
    </w:p>
    <w:p w14:paraId="248A456E" w14:textId="77777777" w:rsidR="000925AE" w:rsidRPr="009548C1" w:rsidRDefault="000925AE" w:rsidP="000925AE">
      <w:pPr>
        <w:pStyle w:val="Bibliography"/>
        <w:rPr>
          <w:rPrChange w:id="417" w:author="Revision" w:date="2026-05-09T00:57:00Z">
            <w:rPr>
              <w:rFonts w:ascii="Times New Roman" w:hAnsi="Times New Roman"/>
            </w:rPr>
          </w:rPrChange>
        </w:rPr>
      </w:pPr>
      <w:r w:rsidRPr="009548C1">
        <w:rPr>
          <w:rPrChange w:id="418" w:author="Revision" w:date="2026-05-09T00:57:00Z">
            <w:rPr>
              <w:rFonts w:ascii="Times New Roman" w:hAnsi="Times New Roman"/>
            </w:rPr>
          </w:rPrChange>
        </w:rPr>
        <w:t xml:space="preserve">23. </w:t>
      </w:r>
      <w:r w:rsidRPr="009548C1">
        <w:rPr>
          <w:rPrChange w:id="419" w:author="Revision" w:date="2026-05-09T00:57:00Z">
            <w:rPr>
              <w:rFonts w:ascii="Times New Roman" w:hAnsi="Times New Roman"/>
            </w:rPr>
          </w:rPrChange>
        </w:rPr>
        <w:tab/>
        <w:t xml:space="preserve">Y. Yang, I. M. Longini Jr, M. E. Halloran, Design and Evaluation of Prophylactic Interventions Using Infectious Disease Incidence Data from Close Contact Groups. </w:t>
      </w:r>
      <w:r w:rsidRPr="009548C1">
        <w:rPr>
          <w:i/>
          <w:rPrChange w:id="420" w:author="Revision" w:date="2026-05-09T00:57:00Z">
            <w:rPr>
              <w:rFonts w:ascii="Times New Roman" w:hAnsi="Times New Roman"/>
              <w:i/>
            </w:rPr>
          </w:rPrChange>
        </w:rPr>
        <w:t>Journal of the Royal Statistical Society Series C: Applied Statistics</w:t>
      </w:r>
      <w:r w:rsidRPr="009548C1">
        <w:rPr>
          <w:rPrChange w:id="421" w:author="Revision" w:date="2026-05-09T00:57:00Z">
            <w:rPr>
              <w:rFonts w:ascii="Times New Roman" w:hAnsi="Times New Roman"/>
            </w:rPr>
          </w:rPrChange>
        </w:rPr>
        <w:t xml:space="preserve"> </w:t>
      </w:r>
      <w:r w:rsidRPr="009548C1">
        <w:rPr>
          <w:b/>
          <w:rPrChange w:id="422" w:author="Revision" w:date="2026-05-09T00:57:00Z">
            <w:rPr>
              <w:rFonts w:ascii="Times New Roman" w:hAnsi="Times New Roman"/>
              <w:b/>
            </w:rPr>
          </w:rPrChange>
        </w:rPr>
        <w:t>55</w:t>
      </w:r>
      <w:r w:rsidRPr="009548C1">
        <w:rPr>
          <w:rPrChange w:id="423" w:author="Revision" w:date="2026-05-09T00:57:00Z">
            <w:rPr>
              <w:rFonts w:ascii="Times New Roman" w:hAnsi="Times New Roman"/>
            </w:rPr>
          </w:rPrChange>
        </w:rPr>
        <w:t>, 317–330 (2006).</w:t>
      </w:r>
    </w:p>
    <w:p w14:paraId="67966407" w14:textId="77777777" w:rsidR="000925AE" w:rsidRPr="009548C1" w:rsidRDefault="000925AE" w:rsidP="000925AE">
      <w:pPr>
        <w:pStyle w:val="Bibliography"/>
        <w:rPr>
          <w:rPrChange w:id="424" w:author="Revision" w:date="2026-05-09T00:57:00Z">
            <w:rPr>
              <w:rFonts w:ascii="Times New Roman" w:hAnsi="Times New Roman"/>
            </w:rPr>
          </w:rPrChange>
        </w:rPr>
      </w:pPr>
      <w:r w:rsidRPr="009548C1">
        <w:rPr>
          <w:rPrChange w:id="425" w:author="Revision" w:date="2026-05-09T00:57:00Z">
            <w:rPr>
              <w:rFonts w:ascii="Times New Roman" w:hAnsi="Times New Roman"/>
            </w:rPr>
          </w:rPrChange>
        </w:rPr>
        <w:t xml:space="preserve">24. </w:t>
      </w:r>
      <w:r w:rsidRPr="009548C1">
        <w:rPr>
          <w:rPrChange w:id="426" w:author="Revision" w:date="2026-05-09T00:57:00Z">
            <w:rPr>
              <w:rFonts w:ascii="Times New Roman" w:hAnsi="Times New Roman"/>
            </w:rPr>
          </w:rPrChange>
        </w:rPr>
        <w:tab/>
        <w:t xml:space="preserve">R. Welliver, </w:t>
      </w:r>
      <w:r w:rsidRPr="009548C1">
        <w:rPr>
          <w:i/>
          <w:rPrChange w:id="427" w:author="Revision" w:date="2026-05-09T00:57:00Z">
            <w:rPr>
              <w:rFonts w:ascii="Times New Roman" w:hAnsi="Times New Roman"/>
              <w:i/>
            </w:rPr>
          </w:rPrChange>
        </w:rPr>
        <w:t>et al.</w:t>
      </w:r>
      <w:r w:rsidRPr="009548C1">
        <w:rPr>
          <w:rPrChange w:id="428" w:author="Revision" w:date="2026-05-09T00:57:00Z">
            <w:rPr>
              <w:rFonts w:ascii="Times New Roman" w:hAnsi="Times New Roman"/>
            </w:rPr>
          </w:rPrChange>
        </w:rPr>
        <w:t xml:space="preserve">, Effectiveness of Oseltamivir in Preventing Influenza in Household ContactsA Randomized Controlled Trial. </w:t>
      </w:r>
      <w:r w:rsidRPr="009548C1">
        <w:rPr>
          <w:i/>
          <w:rPrChange w:id="429" w:author="Revision" w:date="2026-05-09T00:57:00Z">
            <w:rPr>
              <w:rFonts w:ascii="Times New Roman" w:hAnsi="Times New Roman"/>
              <w:i/>
            </w:rPr>
          </w:rPrChange>
        </w:rPr>
        <w:t>JAMA</w:t>
      </w:r>
      <w:r w:rsidRPr="009548C1">
        <w:rPr>
          <w:rPrChange w:id="430" w:author="Revision" w:date="2026-05-09T00:57:00Z">
            <w:rPr>
              <w:rFonts w:ascii="Times New Roman" w:hAnsi="Times New Roman"/>
            </w:rPr>
          </w:rPrChange>
        </w:rPr>
        <w:t xml:space="preserve"> </w:t>
      </w:r>
      <w:r w:rsidRPr="009548C1">
        <w:rPr>
          <w:b/>
          <w:rPrChange w:id="431" w:author="Revision" w:date="2026-05-09T00:57:00Z">
            <w:rPr>
              <w:rFonts w:ascii="Times New Roman" w:hAnsi="Times New Roman"/>
              <w:b/>
            </w:rPr>
          </w:rPrChange>
        </w:rPr>
        <w:t>285</w:t>
      </w:r>
      <w:r w:rsidRPr="009548C1">
        <w:rPr>
          <w:rPrChange w:id="432" w:author="Revision" w:date="2026-05-09T00:57:00Z">
            <w:rPr>
              <w:rFonts w:ascii="Times New Roman" w:hAnsi="Times New Roman"/>
            </w:rPr>
          </w:rPrChange>
        </w:rPr>
        <w:t>, 748–754 (2001).</w:t>
      </w:r>
    </w:p>
    <w:p w14:paraId="0F883CEF" w14:textId="77777777" w:rsidR="000925AE" w:rsidRPr="009548C1" w:rsidRDefault="000925AE" w:rsidP="000925AE">
      <w:pPr>
        <w:pStyle w:val="Bibliography"/>
        <w:rPr>
          <w:rPrChange w:id="433" w:author="Revision" w:date="2026-05-09T00:57:00Z">
            <w:rPr>
              <w:rFonts w:ascii="Times New Roman" w:hAnsi="Times New Roman"/>
            </w:rPr>
          </w:rPrChange>
        </w:rPr>
      </w:pPr>
      <w:r w:rsidRPr="009548C1">
        <w:rPr>
          <w:rPrChange w:id="434" w:author="Revision" w:date="2026-05-09T00:57:00Z">
            <w:rPr>
              <w:rFonts w:ascii="Times New Roman" w:hAnsi="Times New Roman"/>
            </w:rPr>
          </w:rPrChange>
        </w:rPr>
        <w:t xml:space="preserve">25. </w:t>
      </w:r>
      <w:r w:rsidRPr="009548C1">
        <w:rPr>
          <w:rPrChange w:id="435" w:author="Revision" w:date="2026-05-09T00:57:00Z">
            <w:rPr>
              <w:rFonts w:ascii="Times New Roman" w:hAnsi="Times New Roman"/>
            </w:rPr>
          </w:rPrChange>
        </w:rPr>
        <w:tab/>
        <w:t xml:space="preserve">F. G. Hayden, </w:t>
      </w:r>
      <w:r w:rsidRPr="009548C1">
        <w:rPr>
          <w:i/>
          <w:rPrChange w:id="436" w:author="Revision" w:date="2026-05-09T00:57:00Z">
            <w:rPr>
              <w:rFonts w:ascii="Times New Roman" w:hAnsi="Times New Roman"/>
              <w:i/>
            </w:rPr>
          </w:rPrChange>
        </w:rPr>
        <w:t>et al.</w:t>
      </w:r>
      <w:r w:rsidRPr="009548C1">
        <w:rPr>
          <w:rPrChange w:id="437" w:author="Revision" w:date="2026-05-09T00:57:00Z">
            <w:rPr>
              <w:rFonts w:ascii="Times New Roman" w:hAnsi="Times New Roman"/>
            </w:rPr>
          </w:rPrChange>
        </w:rPr>
        <w:t xml:space="preserve">, Management of Influenza in Households: A Prospective, Randomized Comparison of Oseltamivir Treatment With or Without Postexposure Prophylaxis. </w:t>
      </w:r>
      <w:r w:rsidRPr="009548C1">
        <w:rPr>
          <w:i/>
          <w:rPrChange w:id="438" w:author="Revision" w:date="2026-05-09T00:57:00Z">
            <w:rPr>
              <w:rFonts w:ascii="Times New Roman" w:hAnsi="Times New Roman"/>
              <w:i/>
            </w:rPr>
          </w:rPrChange>
        </w:rPr>
        <w:t>The Journal of Infectious Diseases</w:t>
      </w:r>
      <w:r w:rsidRPr="009548C1">
        <w:rPr>
          <w:rPrChange w:id="439" w:author="Revision" w:date="2026-05-09T00:57:00Z">
            <w:rPr>
              <w:rFonts w:ascii="Times New Roman" w:hAnsi="Times New Roman"/>
            </w:rPr>
          </w:rPrChange>
        </w:rPr>
        <w:t xml:space="preserve"> </w:t>
      </w:r>
      <w:r w:rsidRPr="009548C1">
        <w:rPr>
          <w:b/>
          <w:rPrChange w:id="440" w:author="Revision" w:date="2026-05-09T00:57:00Z">
            <w:rPr>
              <w:rFonts w:ascii="Times New Roman" w:hAnsi="Times New Roman"/>
              <w:b/>
            </w:rPr>
          </w:rPrChange>
        </w:rPr>
        <w:t>189</w:t>
      </w:r>
      <w:r w:rsidRPr="009548C1">
        <w:rPr>
          <w:rPrChange w:id="441" w:author="Revision" w:date="2026-05-09T00:57:00Z">
            <w:rPr>
              <w:rFonts w:ascii="Times New Roman" w:hAnsi="Times New Roman"/>
            </w:rPr>
          </w:rPrChange>
        </w:rPr>
        <w:t>, 440–449 (2004).</w:t>
      </w:r>
    </w:p>
    <w:p w14:paraId="78964EE0" w14:textId="77777777" w:rsidR="000925AE" w:rsidRPr="009548C1" w:rsidRDefault="000925AE" w:rsidP="000925AE">
      <w:pPr>
        <w:pStyle w:val="Bibliography"/>
        <w:rPr>
          <w:rPrChange w:id="442" w:author="Revision" w:date="2026-05-09T00:57:00Z">
            <w:rPr>
              <w:rFonts w:ascii="Times New Roman" w:hAnsi="Times New Roman"/>
            </w:rPr>
          </w:rPrChange>
        </w:rPr>
      </w:pPr>
      <w:r w:rsidRPr="009548C1">
        <w:rPr>
          <w:rPrChange w:id="443" w:author="Revision" w:date="2026-05-09T00:57:00Z">
            <w:rPr>
              <w:rFonts w:ascii="Times New Roman" w:hAnsi="Times New Roman"/>
            </w:rPr>
          </w:rPrChange>
        </w:rPr>
        <w:t xml:space="preserve">26. </w:t>
      </w:r>
      <w:r w:rsidRPr="009548C1">
        <w:rPr>
          <w:rPrChange w:id="444" w:author="Revision" w:date="2026-05-09T00:57:00Z">
            <w:rPr>
              <w:rFonts w:ascii="Times New Roman" w:hAnsi="Times New Roman"/>
            </w:rPr>
          </w:rPrChange>
        </w:rPr>
        <w:tab/>
        <w:t xml:space="preserve">A. X. Han, </w:t>
      </w:r>
      <w:r w:rsidRPr="009548C1">
        <w:rPr>
          <w:i/>
          <w:rPrChange w:id="445" w:author="Revision" w:date="2026-05-09T00:57:00Z">
            <w:rPr>
              <w:rFonts w:ascii="Times New Roman" w:hAnsi="Times New Roman"/>
              <w:i/>
            </w:rPr>
          </w:rPrChange>
        </w:rPr>
        <w:t>et al.</w:t>
      </w:r>
      <w:r w:rsidRPr="009548C1">
        <w:rPr>
          <w:rPrChange w:id="446" w:author="Revision" w:date="2026-05-09T00:57:00Z">
            <w:rPr>
              <w:rFonts w:ascii="Times New Roman" w:hAnsi="Times New Roman"/>
            </w:rPr>
          </w:rPrChange>
        </w:rPr>
        <w:t xml:space="preserve">, Estimating the potential impact and diagnostic requirements for SARS-CoV-2 test-and-treat programs. </w:t>
      </w:r>
      <w:r w:rsidRPr="009548C1">
        <w:rPr>
          <w:i/>
          <w:rPrChange w:id="447" w:author="Revision" w:date="2026-05-09T00:57:00Z">
            <w:rPr>
              <w:rFonts w:ascii="Times New Roman" w:hAnsi="Times New Roman"/>
              <w:i/>
            </w:rPr>
          </w:rPrChange>
        </w:rPr>
        <w:t>Nature Communications</w:t>
      </w:r>
      <w:r w:rsidRPr="009548C1">
        <w:rPr>
          <w:rPrChange w:id="448" w:author="Revision" w:date="2026-05-09T00:57:00Z">
            <w:rPr>
              <w:rFonts w:ascii="Times New Roman" w:hAnsi="Times New Roman"/>
            </w:rPr>
          </w:rPrChange>
        </w:rPr>
        <w:t xml:space="preserve"> </w:t>
      </w:r>
      <w:r w:rsidRPr="009548C1">
        <w:rPr>
          <w:b/>
          <w:rPrChange w:id="449" w:author="Revision" w:date="2026-05-09T00:57:00Z">
            <w:rPr>
              <w:rFonts w:ascii="Times New Roman" w:hAnsi="Times New Roman"/>
              <w:b/>
            </w:rPr>
          </w:rPrChange>
        </w:rPr>
        <w:t>14</w:t>
      </w:r>
      <w:r w:rsidRPr="009548C1">
        <w:rPr>
          <w:rPrChange w:id="450" w:author="Revision" w:date="2026-05-09T00:57:00Z">
            <w:rPr>
              <w:rFonts w:ascii="Times New Roman" w:hAnsi="Times New Roman"/>
            </w:rPr>
          </w:rPrChange>
        </w:rPr>
        <w:t>, 7981 (2023).</w:t>
      </w:r>
    </w:p>
    <w:p w14:paraId="395CCE1A" w14:textId="77777777" w:rsidR="000925AE" w:rsidRPr="009548C1" w:rsidRDefault="000925AE" w:rsidP="000925AE">
      <w:pPr>
        <w:pStyle w:val="Bibliography"/>
        <w:rPr>
          <w:rPrChange w:id="451" w:author="Revision" w:date="2026-05-09T00:57:00Z">
            <w:rPr>
              <w:rFonts w:ascii="Times New Roman" w:hAnsi="Times New Roman"/>
            </w:rPr>
          </w:rPrChange>
        </w:rPr>
      </w:pPr>
      <w:r w:rsidRPr="009548C1">
        <w:rPr>
          <w:rPrChange w:id="452" w:author="Revision" w:date="2026-05-09T00:57:00Z">
            <w:rPr>
              <w:rFonts w:ascii="Times New Roman" w:hAnsi="Times New Roman"/>
            </w:rPr>
          </w:rPrChange>
        </w:rPr>
        <w:t xml:space="preserve">27. </w:t>
      </w:r>
      <w:r w:rsidRPr="009548C1">
        <w:rPr>
          <w:rPrChange w:id="453" w:author="Revision" w:date="2026-05-09T00:57:00Z">
            <w:rPr>
              <w:rFonts w:ascii="Times New Roman" w:hAnsi="Times New Roman"/>
            </w:rPr>
          </w:rPrChange>
        </w:rPr>
        <w:tab/>
        <w:t xml:space="preserve">N. Haug, </w:t>
      </w:r>
      <w:r w:rsidRPr="009548C1">
        <w:rPr>
          <w:i/>
          <w:rPrChange w:id="454" w:author="Revision" w:date="2026-05-09T00:57:00Z">
            <w:rPr>
              <w:rFonts w:ascii="Times New Roman" w:hAnsi="Times New Roman"/>
              <w:i/>
            </w:rPr>
          </w:rPrChange>
        </w:rPr>
        <w:t>et al.</w:t>
      </w:r>
      <w:r w:rsidRPr="009548C1">
        <w:rPr>
          <w:rPrChange w:id="455" w:author="Revision" w:date="2026-05-09T00:57:00Z">
            <w:rPr>
              <w:rFonts w:ascii="Times New Roman" w:hAnsi="Times New Roman"/>
            </w:rPr>
          </w:rPrChange>
        </w:rPr>
        <w:t xml:space="preserve">, Ranking the effectiveness of worldwide COVID-19 government interventions. </w:t>
      </w:r>
      <w:r w:rsidRPr="009548C1">
        <w:rPr>
          <w:i/>
          <w:rPrChange w:id="456" w:author="Revision" w:date="2026-05-09T00:57:00Z">
            <w:rPr>
              <w:rFonts w:ascii="Times New Roman" w:hAnsi="Times New Roman"/>
              <w:i/>
            </w:rPr>
          </w:rPrChange>
        </w:rPr>
        <w:t>Nature Human Behaviour</w:t>
      </w:r>
      <w:r w:rsidRPr="009548C1">
        <w:rPr>
          <w:rPrChange w:id="457" w:author="Revision" w:date="2026-05-09T00:57:00Z">
            <w:rPr>
              <w:rFonts w:ascii="Times New Roman" w:hAnsi="Times New Roman"/>
            </w:rPr>
          </w:rPrChange>
        </w:rPr>
        <w:t xml:space="preserve"> </w:t>
      </w:r>
      <w:r w:rsidRPr="009548C1">
        <w:rPr>
          <w:b/>
          <w:rPrChange w:id="458" w:author="Revision" w:date="2026-05-09T00:57:00Z">
            <w:rPr>
              <w:rFonts w:ascii="Times New Roman" w:hAnsi="Times New Roman"/>
              <w:b/>
            </w:rPr>
          </w:rPrChange>
        </w:rPr>
        <w:t>4</w:t>
      </w:r>
      <w:r w:rsidRPr="009548C1">
        <w:rPr>
          <w:rPrChange w:id="459" w:author="Revision" w:date="2026-05-09T00:57:00Z">
            <w:rPr>
              <w:rFonts w:ascii="Times New Roman" w:hAnsi="Times New Roman"/>
            </w:rPr>
          </w:rPrChange>
        </w:rPr>
        <w:t>, 1303–1312 (2020).</w:t>
      </w:r>
    </w:p>
    <w:p w14:paraId="385B967C" w14:textId="77777777" w:rsidR="000925AE" w:rsidRPr="009548C1" w:rsidRDefault="000925AE" w:rsidP="000925AE">
      <w:pPr>
        <w:pStyle w:val="Bibliography"/>
        <w:rPr>
          <w:rPrChange w:id="460" w:author="Revision" w:date="2026-05-09T00:57:00Z">
            <w:rPr>
              <w:rFonts w:ascii="Times New Roman" w:hAnsi="Times New Roman"/>
            </w:rPr>
          </w:rPrChange>
        </w:rPr>
      </w:pPr>
      <w:r w:rsidRPr="009548C1">
        <w:rPr>
          <w:rPrChange w:id="461" w:author="Revision" w:date="2026-05-09T00:57:00Z">
            <w:rPr>
              <w:rFonts w:ascii="Times New Roman" w:hAnsi="Times New Roman"/>
            </w:rPr>
          </w:rPrChange>
        </w:rPr>
        <w:t xml:space="preserve">28. </w:t>
      </w:r>
      <w:r w:rsidRPr="009548C1">
        <w:rPr>
          <w:rPrChange w:id="462" w:author="Revision" w:date="2026-05-09T00:57:00Z">
            <w:rPr>
              <w:rFonts w:ascii="Times New Roman" w:hAnsi="Times New Roman"/>
            </w:rPr>
          </w:rPrChange>
        </w:rPr>
        <w:tab/>
        <w:t xml:space="preserve">Y. Liu, </w:t>
      </w:r>
      <w:r w:rsidRPr="009548C1">
        <w:rPr>
          <w:i/>
          <w:rPrChange w:id="463" w:author="Revision" w:date="2026-05-09T00:57:00Z">
            <w:rPr>
              <w:rFonts w:ascii="Times New Roman" w:hAnsi="Times New Roman"/>
              <w:i/>
            </w:rPr>
          </w:rPrChange>
        </w:rPr>
        <w:t>et al.</w:t>
      </w:r>
      <w:r w:rsidRPr="009548C1">
        <w:rPr>
          <w:rPrChange w:id="464" w:author="Revision" w:date="2026-05-09T00:57:00Z">
            <w:rPr>
              <w:rFonts w:ascii="Times New Roman" w:hAnsi="Times New Roman"/>
            </w:rPr>
          </w:rPrChange>
        </w:rPr>
        <w:t xml:space="preserve">, The impact of non-pharmaceutical interventions on SARS-CoV-2 transmission across 130 countries and territories. </w:t>
      </w:r>
      <w:r w:rsidRPr="009548C1">
        <w:rPr>
          <w:i/>
          <w:rPrChange w:id="465" w:author="Revision" w:date="2026-05-09T00:57:00Z">
            <w:rPr>
              <w:rFonts w:ascii="Times New Roman" w:hAnsi="Times New Roman"/>
              <w:i/>
            </w:rPr>
          </w:rPrChange>
        </w:rPr>
        <w:t>BMC Medicine</w:t>
      </w:r>
      <w:r w:rsidRPr="009548C1">
        <w:rPr>
          <w:rPrChange w:id="466" w:author="Revision" w:date="2026-05-09T00:57:00Z">
            <w:rPr>
              <w:rFonts w:ascii="Times New Roman" w:hAnsi="Times New Roman"/>
            </w:rPr>
          </w:rPrChange>
        </w:rPr>
        <w:t xml:space="preserve"> </w:t>
      </w:r>
      <w:r w:rsidRPr="009548C1">
        <w:rPr>
          <w:b/>
          <w:rPrChange w:id="467" w:author="Revision" w:date="2026-05-09T00:57:00Z">
            <w:rPr>
              <w:rFonts w:ascii="Times New Roman" w:hAnsi="Times New Roman"/>
              <w:b/>
            </w:rPr>
          </w:rPrChange>
        </w:rPr>
        <w:t>19</w:t>
      </w:r>
      <w:r w:rsidRPr="009548C1">
        <w:rPr>
          <w:rPrChange w:id="468" w:author="Revision" w:date="2026-05-09T00:57:00Z">
            <w:rPr>
              <w:rFonts w:ascii="Times New Roman" w:hAnsi="Times New Roman"/>
            </w:rPr>
          </w:rPrChange>
        </w:rPr>
        <w:t>, 40 (2021).</w:t>
      </w:r>
    </w:p>
    <w:p w14:paraId="2CA8E120" w14:textId="77777777" w:rsidR="000925AE" w:rsidRPr="009548C1" w:rsidRDefault="000925AE" w:rsidP="000925AE">
      <w:pPr>
        <w:pStyle w:val="Bibliography"/>
        <w:rPr>
          <w:rPrChange w:id="469" w:author="Revision" w:date="2026-05-09T00:57:00Z">
            <w:rPr>
              <w:rFonts w:ascii="Times New Roman" w:hAnsi="Times New Roman"/>
            </w:rPr>
          </w:rPrChange>
        </w:rPr>
      </w:pPr>
      <w:r w:rsidRPr="009548C1">
        <w:rPr>
          <w:rPrChange w:id="470" w:author="Revision" w:date="2026-05-09T00:57:00Z">
            <w:rPr>
              <w:rFonts w:ascii="Times New Roman" w:hAnsi="Times New Roman"/>
            </w:rPr>
          </w:rPrChange>
        </w:rPr>
        <w:t xml:space="preserve">29. </w:t>
      </w:r>
      <w:r w:rsidRPr="009548C1">
        <w:rPr>
          <w:rPrChange w:id="471" w:author="Revision" w:date="2026-05-09T00:57:00Z">
            <w:rPr>
              <w:rFonts w:ascii="Times New Roman" w:hAnsi="Times New Roman"/>
            </w:rPr>
          </w:rPrChange>
        </w:rPr>
        <w:tab/>
        <w:t>United Nations, World Population Prospects. (2024). Available at: https://population.un.org/wpp/ [Accessed 6 January 2025].</w:t>
      </w:r>
    </w:p>
    <w:p w14:paraId="65D14670" w14:textId="77777777" w:rsidR="000925AE" w:rsidRPr="009548C1" w:rsidRDefault="000925AE" w:rsidP="000925AE">
      <w:pPr>
        <w:pStyle w:val="Bibliography"/>
        <w:rPr>
          <w:rPrChange w:id="472" w:author="Revision" w:date="2026-05-09T00:57:00Z">
            <w:rPr>
              <w:rFonts w:ascii="Times New Roman" w:hAnsi="Times New Roman"/>
            </w:rPr>
          </w:rPrChange>
        </w:rPr>
      </w:pPr>
      <w:r w:rsidRPr="009548C1">
        <w:rPr>
          <w:rPrChange w:id="473" w:author="Revision" w:date="2026-05-09T00:57:00Z">
            <w:rPr>
              <w:rFonts w:ascii="Times New Roman" w:hAnsi="Times New Roman"/>
            </w:rPr>
          </w:rPrChange>
        </w:rPr>
        <w:t xml:space="preserve">30. </w:t>
      </w:r>
      <w:r w:rsidRPr="009548C1">
        <w:rPr>
          <w:rPrChange w:id="474" w:author="Revision" w:date="2026-05-09T00:57:00Z">
            <w:rPr>
              <w:rFonts w:ascii="Times New Roman" w:hAnsi="Times New Roman"/>
            </w:rPr>
          </w:rPrChange>
        </w:rPr>
        <w:tab/>
        <w:t xml:space="preserve">F. S. Dawood, </w:t>
      </w:r>
      <w:r w:rsidRPr="009548C1">
        <w:rPr>
          <w:i/>
          <w:rPrChange w:id="475" w:author="Revision" w:date="2026-05-09T00:57:00Z">
            <w:rPr>
              <w:rFonts w:ascii="Times New Roman" w:hAnsi="Times New Roman"/>
              <w:i/>
            </w:rPr>
          </w:rPrChange>
        </w:rPr>
        <w:t>et al.</w:t>
      </w:r>
      <w:r w:rsidRPr="009548C1">
        <w:rPr>
          <w:rPrChange w:id="476" w:author="Revision" w:date="2026-05-09T00:57:00Z">
            <w:rPr>
              <w:rFonts w:ascii="Times New Roman" w:hAnsi="Times New Roman"/>
            </w:rPr>
          </w:rPrChange>
        </w:rPr>
        <w:t xml:space="preserve">, Estimated global mortality associated with the first 12 months of 2009 pandemic influenza A H1N1 virus circulation: a modelling study. </w:t>
      </w:r>
      <w:r w:rsidRPr="009548C1">
        <w:rPr>
          <w:i/>
          <w:rPrChange w:id="477" w:author="Revision" w:date="2026-05-09T00:57:00Z">
            <w:rPr>
              <w:rFonts w:ascii="Times New Roman" w:hAnsi="Times New Roman"/>
              <w:i/>
            </w:rPr>
          </w:rPrChange>
        </w:rPr>
        <w:t>The Lancet Infectious Diseases</w:t>
      </w:r>
      <w:r w:rsidRPr="009548C1">
        <w:rPr>
          <w:rPrChange w:id="478" w:author="Revision" w:date="2026-05-09T00:57:00Z">
            <w:rPr>
              <w:rFonts w:ascii="Times New Roman" w:hAnsi="Times New Roman"/>
            </w:rPr>
          </w:rPrChange>
        </w:rPr>
        <w:t xml:space="preserve"> </w:t>
      </w:r>
      <w:r w:rsidRPr="009548C1">
        <w:rPr>
          <w:b/>
          <w:rPrChange w:id="479" w:author="Revision" w:date="2026-05-09T00:57:00Z">
            <w:rPr>
              <w:rFonts w:ascii="Times New Roman" w:hAnsi="Times New Roman"/>
              <w:b/>
            </w:rPr>
          </w:rPrChange>
        </w:rPr>
        <w:t>12</w:t>
      </w:r>
      <w:r w:rsidRPr="009548C1">
        <w:rPr>
          <w:rPrChange w:id="480" w:author="Revision" w:date="2026-05-09T00:57:00Z">
            <w:rPr>
              <w:rFonts w:ascii="Times New Roman" w:hAnsi="Times New Roman"/>
            </w:rPr>
          </w:rPrChange>
        </w:rPr>
        <w:t>, 687–695 (2012).</w:t>
      </w:r>
    </w:p>
    <w:p w14:paraId="28883146" w14:textId="77777777" w:rsidR="000925AE" w:rsidRPr="009548C1" w:rsidRDefault="000925AE" w:rsidP="000925AE">
      <w:pPr>
        <w:pStyle w:val="Bibliography"/>
        <w:rPr>
          <w:rPrChange w:id="481" w:author="Revision" w:date="2026-05-09T00:57:00Z">
            <w:rPr>
              <w:rFonts w:ascii="Times New Roman" w:hAnsi="Times New Roman"/>
            </w:rPr>
          </w:rPrChange>
        </w:rPr>
      </w:pPr>
      <w:r w:rsidRPr="009548C1">
        <w:rPr>
          <w:rPrChange w:id="482" w:author="Revision" w:date="2026-05-09T00:57:00Z">
            <w:rPr>
              <w:rFonts w:ascii="Times New Roman" w:hAnsi="Times New Roman"/>
            </w:rPr>
          </w:rPrChange>
        </w:rPr>
        <w:t xml:space="preserve">31. </w:t>
      </w:r>
      <w:r w:rsidRPr="009548C1">
        <w:rPr>
          <w:rPrChange w:id="483" w:author="Revision" w:date="2026-05-09T00:57:00Z">
            <w:rPr>
              <w:rFonts w:ascii="Times New Roman" w:hAnsi="Times New Roman"/>
            </w:rPr>
          </w:rPrChange>
        </w:rPr>
        <w:tab/>
        <w:t xml:space="preserve">Ikematsu Hideyuki, </w:t>
      </w:r>
      <w:r w:rsidRPr="009548C1">
        <w:rPr>
          <w:i/>
          <w:rPrChange w:id="484" w:author="Revision" w:date="2026-05-09T00:57:00Z">
            <w:rPr>
              <w:rFonts w:ascii="Times New Roman" w:hAnsi="Times New Roman"/>
              <w:i/>
            </w:rPr>
          </w:rPrChange>
        </w:rPr>
        <w:t>et al.</w:t>
      </w:r>
      <w:r w:rsidRPr="009548C1">
        <w:rPr>
          <w:rPrChange w:id="485" w:author="Revision" w:date="2026-05-09T00:57:00Z">
            <w:rPr>
              <w:rFonts w:ascii="Times New Roman" w:hAnsi="Times New Roman"/>
            </w:rPr>
          </w:rPrChange>
        </w:rPr>
        <w:t xml:space="preserve">, Baloxavir Marboxil for Prophylaxis against Influenza in Household Contacts. </w:t>
      </w:r>
      <w:r w:rsidRPr="009548C1">
        <w:rPr>
          <w:i/>
          <w:rPrChange w:id="486" w:author="Revision" w:date="2026-05-09T00:57:00Z">
            <w:rPr>
              <w:rFonts w:ascii="Times New Roman" w:hAnsi="Times New Roman"/>
              <w:i/>
            </w:rPr>
          </w:rPrChange>
        </w:rPr>
        <w:t>New England Journal of Medicine</w:t>
      </w:r>
      <w:r w:rsidRPr="009548C1">
        <w:rPr>
          <w:rPrChange w:id="487" w:author="Revision" w:date="2026-05-09T00:57:00Z">
            <w:rPr>
              <w:rFonts w:ascii="Times New Roman" w:hAnsi="Times New Roman"/>
            </w:rPr>
          </w:rPrChange>
        </w:rPr>
        <w:t xml:space="preserve"> </w:t>
      </w:r>
      <w:r w:rsidRPr="009548C1">
        <w:rPr>
          <w:b/>
          <w:rPrChange w:id="488" w:author="Revision" w:date="2026-05-09T00:57:00Z">
            <w:rPr>
              <w:rFonts w:ascii="Times New Roman" w:hAnsi="Times New Roman"/>
              <w:b/>
            </w:rPr>
          </w:rPrChange>
        </w:rPr>
        <w:t>383</w:t>
      </w:r>
      <w:r w:rsidRPr="009548C1">
        <w:rPr>
          <w:rPrChange w:id="489" w:author="Revision" w:date="2026-05-09T00:57:00Z">
            <w:rPr>
              <w:rFonts w:ascii="Times New Roman" w:hAnsi="Times New Roman"/>
            </w:rPr>
          </w:rPrChange>
        </w:rPr>
        <w:t>, 309–320 (2020).</w:t>
      </w:r>
    </w:p>
    <w:p w14:paraId="0BD70434" w14:textId="77777777" w:rsidR="000925AE" w:rsidRPr="009548C1" w:rsidRDefault="000925AE" w:rsidP="000925AE">
      <w:pPr>
        <w:pStyle w:val="Bibliography"/>
        <w:rPr>
          <w:rPrChange w:id="490" w:author="Revision" w:date="2026-05-09T00:57:00Z">
            <w:rPr>
              <w:rFonts w:ascii="Times New Roman" w:hAnsi="Times New Roman"/>
            </w:rPr>
          </w:rPrChange>
        </w:rPr>
      </w:pPr>
      <w:r w:rsidRPr="009548C1">
        <w:rPr>
          <w:rPrChange w:id="491" w:author="Revision" w:date="2026-05-09T00:57:00Z">
            <w:rPr>
              <w:rFonts w:ascii="Times New Roman" w:hAnsi="Times New Roman"/>
            </w:rPr>
          </w:rPrChange>
        </w:rPr>
        <w:t xml:space="preserve">32. </w:t>
      </w:r>
      <w:r w:rsidRPr="009548C1">
        <w:rPr>
          <w:rPrChange w:id="492" w:author="Revision" w:date="2026-05-09T00:57:00Z">
            <w:rPr>
              <w:rFonts w:ascii="Times New Roman" w:hAnsi="Times New Roman"/>
            </w:rPr>
          </w:rPrChange>
        </w:rPr>
        <w:tab/>
        <w:t xml:space="preserve">S. Omoto, </w:t>
      </w:r>
      <w:r w:rsidRPr="009548C1">
        <w:rPr>
          <w:i/>
          <w:rPrChange w:id="493" w:author="Revision" w:date="2026-05-09T00:57:00Z">
            <w:rPr>
              <w:rFonts w:ascii="Times New Roman" w:hAnsi="Times New Roman"/>
              <w:i/>
            </w:rPr>
          </w:rPrChange>
        </w:rPr>
        <w:t>et al.</w:t>
      </w:r>
      <w:r w:rsidRPr="009548C1">
        <w:rPr>
          <w:rPrChange w:id="494" w:author="Revision" w:date="2026-05-09T00:57:00Z">
            <w:rPr>
              <w:rFonts w:ascii="Times New Roman" w:hAnsi="Times New Roman"/>
            </w:rPr>
          </w:rPrChange>
        </w:rPr>
        <w:t xml:space="preserve">, Characterization of influenza virus variants induced by treatment with the endonuclease inhibitor baloxavir marboxil. </w:t>
      </w:r>
      <w:r w:rsidRPr="009548C1">
        <w:rPr>
          <w:i/>
          <w:rPrChange w:id="495" w:author="Revision" w:date="2026-05-09T00:57:00Z">
            <w:rPr>
              <w:rFonts w:ascii="Times New Roman" w:hAnsi="Times New Roman"/>
              <w:i/>
            </w:rPr>
          </w:rPrChange>
        </w:rPr>
        <w:t>Scientific Reports</w:t>
      </w:r>
      <w:r w:rsidRPr="009548C1">
        <w:rPr>
          <w:rPrChange w:id="496" w:author="Revision" w:date="2026-05-09T00:57:00Z">
            <w:rPr>
              <w:rFonts w:ascii="Times New Roman" w:hAnsi="Times New Roman"/>
            </w:rPr>
          </w:rPrChange>
        </w:rPr>
        <w:t xml:space="preserve"> </w:t>
      </w:r>
      <w:r w:rsidRPr="009548C1">
        <w:rPr>
          <w:b/>
          <w:rPrChange w:id="497" w:author="Revision" w:date="2026-05-09T00:57:00Z">
            <w:rPr>
              <w:rFonts w:ascii="Times New Roman" w:hAnsi="Times New Roman"/>
              <w:b/>
            </w:rPr>
          </w:rPrChange>
        </w:rPr>
        <w:t>8</w:t>
      </w:r>
      <w:r w:rsidRPr="009548C1">
        <w:rPr>
          <w:rPrChange w:id="498" w:author="Revision" w:date="2026-05-09T00:57:00Z">
            <w:rPr>
              <w:rFonts w:ascii="Times New Roman" w:hAnsi="Times New Roman"/>
            </w:rPr>
          </w:rPrChange>
        </w:rPr>
        <w:t>, 9633 (2018).</w:t>
      </w:r>
    </w:p>
    <w:p w14:paraId="52C8F417" w14:textId="77777777" w:rsidR="000925AE" w:rsidRPr="009548C1" w:rsidRDefault="000925AE" w:rsidP="000925AE">
      <w:pPr>
        <w:pStyle w:val="Bibliography"/>
        <w:rPr>
          <w:rPrChange w:id="499" w:author="Revision" w:date="2026-05-09T00:57:00Z">
            <w:rPr>
              <w:rFonts w:ascii="Times New Roman" w:hAnsi="Times New Roman"/>
            </w:rPr>
          </w:rPrChange>
        </w:rPr>
      </w:pPr>
      <w:r w:rsidRPr="009548C1">
        <w:rPr>
          <w:rPrChange w:id="500" w:author="Revision" w:date="2026-05-09T00:57:00Z">
            <w:rPr>
              <w:rFonts w:ascii="Times New Roman" w:hAnsi="Times New Roman"/>
            </w:rPr>
          </w:rPrChange>
        </w:rPr>
        <w:t xml:space="preserve">33. </w:t>
      </w:r>
      <w:r w:rsidRPr="009548C1">
        <w:rPr>
          <w:rPrChange w:id="501" w:author="Revision" w:date="2026-05-09T00:57:00Z">
            <w:rPr>
              <w:rFonts w:ascii="Times New Roman" w:hAnsi="Times New Roman"/>
            </w:rPr>
          </w:rPrChange>
        </w:rPr>
        <w:tab/>
        <w:t xml:space="preserve">E. Takashita, </w:t>
      </w:r>
      <w:r w:rsidRPr="009548C1">
        <w:rPr>
          <w:i/>
          <w:rPrChange w:id="502" w:author="Revision" w:date="2026-05-09T00:57:00Z">
            <w:rPr>
              <w:rFonts w:ascii="Times New Roman" w:hAnsi="Times New Roman"/>
              <w:i/>
            </w:rPr>
          </w:rPrChange>
        </w:rPr>
        <w:t>et al.</w:t>
      </w:r>
      <w:r w:rsidRPr="009548C1">
        <w:rPr>
          <w:rPrChange w:id="503" w:author="Revision" w:date="2026-05-09T00:57:00Z">
            <w:rPr>
              <w:rFonts w:ascii="Times New Roman" w:hAnsi="Times New Roman"/>
            </w:rPr>
          </w:rPrChange>
        </w:rPr>
        <w:t xml:space="preserve">, Detection of influenza A(H3N2) viruses exhibiting reduced susceptibility to the novel cap-dependent endonuclease inhibitor baloxavir in Japan, December 2018. </w:t>
      </w:r>
      <w:r w:rsidRPr="009548C1">
        <w:rPr>
          <w:i/>
          <w:rPrChange w:id="504" w:author="Revision" w:date="2026-05-09T00:57:00Z">
            <w:rPr>
              <w:rFonts w:ascii="Times New Roman" w:hAnsi="Times New Roman"/>
              <w:i/>
            </w:rPr>
          </w:rPrChange>
        </w:rPr>
        <w:t>Eurosurveillance</w:t>
      </w:r>
      <w:r w:rsidRPr="009548C1">
        <w:rPr>
          <w:rPrChange w:id="505" w:author="Revision" w:date="2026-05-09T00:57:00Z">
            <w:rPr>
              <w:rFonts w:ascii="Times New Roman" w:hAnsi="Times New Roman"/>
            </w:rPr>
          </w:rPrChange>
        </w:rPr>
        <w:t xml:space="preserve"> </w:t>
      </w:r>
      <w:r w:rsidRPr="009548C1">
        <w:rPr>
          <w:b/>
          <w:rPrChange w:id="506" w:author="Revision" w:date="2026-05-09T00:57:00Z">
            <w:rPr>
              <w:rFonts w:ascii="Times New Roman" w:hAnsi="Times New Roman"/>
              <w:b/>
            </w:rPr>
          </w:rPrChange>
        </w:rPr>
        <w:t>24</w:t>
      </w:r>
      <w:r w:rsidRPr="009548C1">
        <w:rPr>
          <w:rPrChange w:id="507" w:author="Revision" w:date="2026-05-09T00:57:00Z">
            <w:rPr>
              <w:rFonts w:ascii="Times New Roman" w:hAnsi="Times New Roman"/>
            </w:rPr>
          </w:rPrChange>
        </w:rPr>
        <w:t>, 1800698 (2019).</w:t>
      </w:r>
    </w:p>
    <w:p w14:paraId="0248EEDA" w14:textId="77777777" w:rsidR="000925AE" w:rsidRPr="009548C1" w:rsidRDefault="000925AE" w:rsidP="000925AE">
      <w:pPr>
        <w:pStyle w:val="Bibliography"/>
        <w:rPr>
          <w:rPrChange w:id="508" w:author="Revision" w:date="2026-05-09T00:57:00Z">
            <w:rPr>
              <w:rFonts w:ascii="Times New Roman" w:hAnsi="Times New Roman"/>
            </w:rPr>
          </w:rPrChange>
        </w:rPr>
      </w:pPr>
      <w:r w:rsidRPr="009548C1">
        <w:rPr>
          <w:rPrChange w:id="509" w:author="Revision" w:date="2026-05-09T00:57:00Z">
            <w:rPr>
              <w:rFonts w:ascii="Times New Roman" w:hAnsi="Times New Roman"/>
            </w:rPr>
          </w:rPrChange>
        </w:rPr>
        <w:t xml:space="preserve">34. </w:t>
      </w:r>
      <w:r w:rsidRPr="009548C1">
        <w:rPr>
          <w:rPrChange w:id="510" w:author="Revision" w:date="2026-05-09T00:57:00Z">
            <w:rPr>
              <w:rFonts w:ascii="Times New Roman" w:hAnsi="Times New Roman"/>
            </w:rPr>
          </w:rPrChange>
        </w:rPr>
        <w:tab/>
        <w:t xml:space="preserve">E. Takashita, </w:t>
      </w:r>
      <w:r w:rsidRPr="009548C1">
        <w:rPr>
          <w:i/>
          <w:rPrChange w:id="511" w:author="Revision" w:date="2026-05-09T00:57:00Z">
            <w:rPr>
              <w:rFonts w:ascii="Times New Roman" w:hAnsi="Times New Roman"/>
              <w:i/>
            </w:rPr>
          </w:rPrChange>
        </w:rPr>
        <w:t>et al.</w:t>
      </w:r>
      <w:r w:rsidRPr="009548C1">
        <w:rPr>
          <w:rPrChange w:id="512" w:author="Revision" w:date="2026-05-09T00:57:00Z">
            <w:rPr>
              <w:rFonts w:ascii="Times New Roman" w:hAnsi="Times New Roman"/>
            </w:rPr>
          </w:rPrChange>
        </w:rPr>
        <w:t xml:space="preserve">, Human-to-Human Transmission of Influenza A(H3N2) Virus with Reduced Susceptibility to Baloxavir, Japan, February 2019. </w:t>
      </w:r>
      <w:r w:rsidRPr="009548C1">
        <w:rPr>
          <w:i/>
          <w:rPrChange w:id="513" w:author="Revision" w:date="2026-05-09T00:57:00Z">
            <w:rPr>
              <w:rFonts w:ascii="Times New Roman" w:hAnsi="Times New Roman"/>
              <w:i/>
            </w:rPr>
          </w:rPrChange>
        </w:rPr>
        <w:t>Emerging Infectious Disease journal</w:t>
      </w:r>
      <w:r w:rsidRPr="009548C1">
        <w:rPr>
          <w:rPrChange w:id="514" w:author="Revision" w:date="2026-05-09T00:57:00Z">
            <w:rPr>
              <w:rFonts w:ascii="Times New Roman" w:hAnsi="Times New Roman"/>
            </w:rPr>
          </w:rPrChange>
        </w:rPr>
        <w:t xml:space="preserve"> </w:t>
      </w:r>
      <w:r w:rsidRPr="009548C1">
        <w:rPr>
          <w:b/>
          <w:rPrChange w:id="515" w:author="Revision" w:date="2026-05-09T00:57:00Z">
            <w:rPr>
              <w:rFonts w:ascii="Times New Roman" w:hAnsi="Times New Roman"/>
              <w:b/>
            </w:rPr>
          </w:rPrChange>
        </w:rPr>
        <w:t>25</w:t>
      </w:r>
      <w:r w:rsidRPr="009548C1">
        <w:rPr>
          <w:rPrChange w:id="516" w:author="Revision" w:date="2026-05-09T00:57:00Z">
            <w:rPr>
              <w:rFonts w:ascii="Times New Roman" w:hAnsi="Times New Roman"/>
            </w:rPr>
          </w:rPrChange>
        </w:rPr>
        <w:t>, 2108 (2019).</w:t>
      </w:r>
    </w:p>
    <w:p w14:paraId="42FFC22A" w14:textId="77777777" w:rsidR="000925AE" w:rsidRPr="009548C1" w:rsidRDefault="000925AE" w:rsidP="000925AE">
      <w:pPr>
        <w:pStyle w:val="Bibliography"/>
        <w:rPr>
          <w:rPrChange w:id="517" w:author="Revision" w:date="2026-05-09T00:57:00Z">
            <w:rPr>
              <w:rFonts w:ascii="Times New Roman" w:hAnsi="Times New Roman"/>
            </w:rPr>
          </w:rPrChange>
        </w:rPr>
      </w:pPr>
      <w:r w:rsidRPr="009548C1">
        <w:rPr>
          <w:rPrChange w:id="518" w:author="Revision" w:date="2026-05-09T00:57:00Z">
            <w:rPr>
              <w:rFonts w:ascii="Times New Roman" w:hAnsi="Times New Roman"/>
            </w:rPr>
          </w:rPrChange>
        </w:rPr>
        <w:t xml:space="preserve">35. </w:t>
      </w:r>
      <w:r w:rsidRPr="009548C1">
        <w:rPr>
          <w:rPrChange w:id="519" w:author="Revision" w:date="2026-05-09T00:57:00Z">
            <w:rPr>
              <w:rFonts w:ascii="Times New Roman" w:hAnsi="Times New Roman"/>
            </w:rPr>
          </w:rPrChange>
        </w:rPr>
        <w:tab/>
        <w:t xml:space="preserve">T. Uehara, </w:t>
      </w:r>
      <w:r w:rsidRPr="009548C1">
        <w:rPr>
          <w:i/>
          <w:rPrChange w:id="520" w:author="Revision" w:date="2026-05-09T00:57:00Z">
            <w:rPr>
              <w:rFonts w:ascii="Times New Roman" w:hAnsi="Times New Roman"/>
              <w:i/>
            </w:rPr>
          </w:rPrChange>
        </w:rPr>
        <w:t>et al.</w:t>
      </w:r>
      <w:r w:rsidRPr="009548C1">
        <w:rPr>
          <w:rPrChange w:id="521" w:author="Revision" w:date="2026-05-09T00:57:00Z">
            <w:rPr>
              <w:rFonts w:ascii="Times New Roman" w:hAnsi="Times New Roman"/>
            </w:rPr>
          </w:rPrChange>
        </w:rPr>
        <w:t xml:space="preserve">, Treatment-Emergent Influenza Variant Viruses With Reduced Baloxavir Susceptibility: Impact on Clinical and Virologic Outcomes in Uncomplicated Influenza. </w:t>
      </w:r>
      <w:r w:rsidRPr="009548C1">
        <w:rPr>
          <w:i/>
          <w:rPrChange w:id="522" w:author="Revision" w:date="2026-05-09T00:57:00Z">
            <w:rPr>
              <w:rFonts w:ascii="Times New Roman" w:hAnsi="Times New Roman"/>
              <w:i/>
            </w:rPr>
          </w:rPrChange>
        </w:rPr>
        <w:t>The Journal of Infectious Diseases</w:t>
      </w:r>
      <w:r w:rsidRPr="009548C1">
        <w:rPr>
          <w:rPrChange w:id="523" w:author="Revision" w:date="2026-05-09T00:57:00Z">
            <w:rPr>
              <w:rFonts w:ascii="Times New Roman" w:hAnsi="Times New Roman"/>
            </w:rPr>
          </w:rPrChange>
        </w:rPr>
        <w:t xml:space="preserve"> </w:t>
      </w:r>
      <w:r w:rsidRPr="009548C1">
        <w:rPr>
          <w:b/>
          <w:rPrChange w:id="524" w:author="Revision" w:date="2026-05-09T00:57:00Z">
            <w:rPr>
              <w:rFonts w:ascii="Times New Roman" w:hAnsi="Times New Roman"/>
              <w:b/>
            </w:rPr>
          </w:rPrChange>
        </w:rPr>
        <w:t>221</w:t>
      </w:r>
      <w:r w:rsidRPr="009548C1">
        <w:rPr>
          <w:rPrChange w:id="525" w:author="Revision" w:date="2026-05-09T00:57:00Z">
            <w:rPr>
              <w:rFonts w:ascii="Times New Roman" w:hAnsi="Times New Roman"/>
            </w:rPr>
          </w:rPrChange>
        </w:rPr>
        <w:t>, 346–355 (2020).</w:t>
      </w:r>
    </w:p>
    <w:p w14:paraId="68C89C1A" w14:textId="77777777" w:rsidR="000925AE" w:rsidRPr="009548C1" w:rsidRDefault="000925AE" w:rsidP="000925AE">
      <w:pPr>
        <w:pStyle w:val="Bibliography"/>
        <w:rPr>
          <w:rPrChange w:id="526" w:author="Revision" w:date="2026-05-09T00:57:00Z">
            <w:rPr>
              <w:rFonts w:ascii="Times New Roman" w:hAnsi="Times New Roman"/>
            </w:rPr>
          </w:rPrChange>
        </w:rPr>
      </w:pPr>
      <w:r w:rsidRPr="009548C1">
        <w:rPr>
          <w:rPrChange w:id="527" w:author="Revision" w:date="2026-05-09T00:57:00Z">
            <w:rPr>
              <w:rFonts w:ascii="Times New Roman" w:hAnsi="Times New Roman"/>
            </w:rPr>
          </w:rPrChange>
        </w:rPr>
        <w:t xml:space="preserve">36. </w:t>
      </w:r>
      <w:r w:rsidRPr="009548C1">
        <w:rPr>
          <w:rPrChange w:id="528" w:author="Revision" w:date="2026-05-09T00:57:00Z">
            <w:rPr>
              <w:rFonts w:ascii="Times New Roman" w:hAnsi="Times New Roman"/>
            </w:rPr>
          </w:rPrChange>
        </w:rPr>
        <w:tab/>
        <w:t xml:space="preserve">M. Imai, </w:t>
      </w:r>
      <w:r w:rsidRPr="009548C1">
        <w:rPr>
          <w:i/>
          <w:rPrChange w:id="529" w:author="Revision" w:date="2026-05-09T00:57:00Z">
            <w:rPr>
              <w:rFonts w:ascii="Times New Roman" w:hAnsi="Times New Roman"/>
              <w:i/>
            </w:rPr>
          </w:rPrChange>
        </w:rPr>
        <w:t>et al.</w:t>
      </w:r>
      <w:r w:rsidRPr="009548C1">
        <w:rPr>
          <w:rPrChange w:id="530" w:author="Revision" w:date="2026-05-09T00:57:00Z">
            <w:rPr>
              <w:rFonts w:ascii="Times New Roman" w:hAnsi="Times New Roman"/>
            </w:rPr>
          </w:rPrChange>
        </w:rPr>
        <w:t xml:space="preserve">, Influenza A variants with reduced susceptibility to baloxavir isolated from Japanese patients are fit and transmit through respiratory droplets. </w:t>
      </w:r>
      <w:r w:rsidRPr="009548C1">
        <w:rPr>
          <w:i/>
          <w:rPrChange w:id="531" w:author="Revision" w:date="2026-05-09T00:57:00Z">
            <w:rPr>
              <w:rFonts w:ascii="Times New Roman" w:hAnsi="Times New Roman"/>
              <w:i/>
            </w:rPr>
          </w:rPrChange>
        </w:rPr>
        <w:t>Nature Microbiology</w:t>
      </w:r>
      <w:r w:rsidRPr="009548C1">
        <w:rPr>
          <w:rPrChange w:id="532" w:author="Revision" w:date="2026-05-09T00:57:00Z">
            <w:rPr>
              <w:rFonts w:ascii="Times New Roman" w:hAnsi="Times New Roman"/>
            </w:rPr>
          </w:rPrChange>
        </w:rPr>
        <w:t xml:space="preserve"> </w:t>
      </w:r>
      <w:r w:rsidRPr="009548C1">
        <w:rPr>
          <w:b/>
          <w:rPrChange w:id="533" w:author="Revision" w:date="2026-05-09T00:57:00Z">
            <w:rPr>
              <w:rFonts w:ascii="Times New Roman" w:hAnsi="Times New Roman"/>
              <w:b/>
            </w:rPr>
          </w:rPrChange>
        </w:rPr>
        <w:t>5</w:t>
      </w:r>
      <w:r w:rsidRPr="009548C1">
        <w:rPr>
          <w:rPrChange w:id="534" w:author="Revision" w:date="2026-05-09T00:57:00Z">
            <w:rPr>
              <w:rFonts w:ascii="Times New Roman" w:hAnsi="Times New Roman"/>
            </w:rPr>
          </w:rPrChange>
        </w:rPr>
        <w:t>, 27–33 (2020).</w:t>
      </w:r>
    </w:p>
    <w:p w14:paraId="73196FED" w14:textId="77777777" w:rsidR="000925AE" w:rsidRPr="009548C1" w:rsidRDefault="000925AE" w:rsidP="000925AE">
      <w:pPr>
        <w:pStyle w:val="Bibliography"/>
        <w:rPr>
          <w:rPrChange w:id="535" w:author="Revision" w:date="2026-05-09T00:57:00Z">
            <w:rPr>
              <w:rFonts w:ascii="Times New Roman" w:hAnsi="Times New Roman"/>
            </w:rPr>
          </w:rPrChange>
        </w:rPr>
      </w:pPr>
      <w:r w:rsidRPr="009548C1">
        <w:rPr>
          <w:rPrChange w:id="536" w:author="Revision" w:date="2026-05-09T00:57:00Z">
            <w:rPr>
              <w:rFonts w:ascii="Times New Roman" w:hAnsi="Times New Roman"/>
            </w:rPr>
          </w:rPrChange>
        </w:rPr>
        <w:t xml:space="preserve">37. </w:t>
      </w:r>
      <w:r w:rsidRPr="009548C1">
        <w:rPr>
          <w:rPrChange w:id="537" w:author="Revision" w:date="2026-05-09T00:57:00Z">
            <w:rPr>
              <w:rFonts w:ascii="Times New Roman" w:hAnsi="Times New Roman"/>
            </w:rPr>
          </w:rPrChange>
        </w:rPr>
        <w:tab/>
        <w:t xml:space="preserve">J. C. Jones, </w:t>
      </w:r>
      <w:r w:rsidRPr="009548C1">
        <w:rPr>
          <w:i/>
          <w:rPrChange w:id="538" w:author="Revision" w:date="2026-05-09T00:57:00Z">
            <w:rPr>
              <w:rFonts w:ascii="Times New Roman" w:hAnsi="Times New Roman"/>
              <w:i/>
            </w:rPr>
          </w:rPrChange>
        </w:rPr>
        <w:t>et al.</w:t>
      </w:r>
      <w:r w:rsidRPr="009548C1">
        <w:rPr>
          <w:rPrChange w:id="539" w:author="Revision" w:date="2026-05-09T00:57:00Z">
            <w:rPr>
              <w:rFonts w:ascii="Times New Roman" w:hAnsi="Times New Roman"/>
            </w:rPr>
          </w:rPrChange>
        </w:rPr>
        <w:t xml:space="preserve">, Influenza A and B viruses with reduced baloxavir susceptibility display attenuated in vitro fitness but retain ferret transmissibility. </w:t>
      </w:r>
      <w:r w:rsidRPr="009548C1">
        <w:rPr>
          <w:i/>
          <w:rPrChange w:id="540" w:author="Revision" w:date="2026-05-09T00:57:00Z">
            <w:rPr>
              <w:rFonts w:ascii="Times New Roman" w:hAnsi="Times New Roman"/>
              <w:i/>
            </w:rPr>
          </w:rPrChange>
        </w:rPr>
        <w:t>Proceedings of the National Academy of Sciences</w:t>
      </w:r>
      <w:r w:rsidRPr="009548C1">
        <w:rPr>
          <w:rPrChange w:id="541" w:author="Revision" w:date="2026-05-09T00:57:00Z">
            <w:rPr>
              <w:rFonts w:ascii="Times New Roman" w:hAnsi="Times New Roman"/>
            </w:rPr>
          </w:rPrChange>
        </w:rPr>
        <w:t xml:space="preserve"> </w:t>
      </w:r>
      <w:r w:rsidRPr="009548C1">
        <w:rPr>
          <w:b/>
          <w:rPrChange w:id="542" w:author="Revision" w:date="2026-05-09T00:57:00Z">
            <w:rPr>
              <w:rFonts w:ascii="Times New Roman" w:hAnsi="Times New Roman"/>
              <w:b/>
            </w:rPr>
          </w:rPrChange>
        </w:rPr>
        <w:t>117</w:t>
      </w:r>
      <w:r w:rsidRPr="009548C1">
        <w:rPr>
          <w:rPrChange w:id="543" w:author="Revision" w:date="2026-05-09T00:57:00Z">
            <w:rPr>
              <w:rFonts w:ascii="Times New Roman" w:hAnsi="Times New Roman"/>
            </w:rPr>
          </w:rPrChange>
        </w:rPr>
        <w:t>, 8593–8601 (2020).</w:t>
      </w:r>
    </w:p>
    <w:p w14:paraId="31E7D92D" w14:textId="77777777" w:rsidR="000925AE" w:rsidRPr="009548C1" w:rsidRDefault="000925AE" w:rsidP="000925AE">
      <w:pPr>
        <w:pStyle w:val="Bibliography"/>
        <w:rPr>
          <w:rPrChange w:id="544" w:author="Revision" w:date="2026-05-09T00:57:00Z">
            <w:rPr>
              <w:rFonts w:ascii="Times New Roman" w:hAnsi="Times New Roman"/>
            </w:rPr>
          </w:rPrChange>
        </w:rPr>
      </w:pPr>
      <w:r w:rsidRPr="009548C1">
        <w:rPr>
          <w:rPrChange w:id="545" w:author="Revision" w:date="2026-05-09T00:57:00Z">
            <w:rPr>
              <w:rFonts w:ascii="Times New Roman" w:hAnsi="Times New Roman"/>
            </w:rPr>
          </w:rPrChange>
        </w:rPr>
        <w:t xml:space="preserve">38. </w:t>
      </w:r>
      <w:r w:rsidRPr="009548C1">
        <w:rPr>
          <w:rPrChange w:id="546" w:author="Revision" w:date="2026-05-09T00:57:00Z">
            <w:rPr>
              <w:rFonts w:ascii="Times New Roman" w:hAnsi="Times New Roman"/>
            </w:rPr>
          </w:rPrChange>
        </w:rPr>
        <w:tab/>
        <w:t xml:space="preserve">J. V. Lavery, R. M. Porter, D. G. Addiss, Cascading failures in COVID-19 vaccine equity. </w:t>
      </w:r>
      <w:r w:rsidRPr="009548C1">
        <w:rPr>
          <w:i/>
          <w:rPrChange w:id="547" w:author="Revision" w:date="2026-05-09T00:57:00Z">
            <w:rPr>
              <w:rFonts w:ascii="Times New Roman" w:hAnsi="Times New Roman"/>
              <w:i/>
            </w:rPr>
          </w:rPrChange>
        </w:rPr>
        <w:t>Science</w:t>
      </w:r>
      <w:r w:rsidRPr="009548C1">
        <w:rPr>
          <w:rPrChange w:id="548" w:author="Revision" w:date="2026-05-09T00:57:00Z">
            <w:rPr>
              <w:rFonts w:ascii="Times New Roman" w:hAnsi="Times New Roman"/>
            </w:rPr>
          </w:rPrChange>
        </w:rPr>
        <w:t xml:space="preserve"> </w:t>
      </w:r>
      <w:r w:rsidRPr="009548C1">
        <w:rPr>
          <w:b/>
          <w:rPrChange w:id="549" w:author="Revision" w:date="2026-05-09T00:57:00Z">
            <w:rPr>
              <w:rFonts w:ascii="Times New Roman" w:hAnsi="Times New Roman"/>
              <w:b/>
            </w:rPr>
          </w:rPrChange>
        </w:rPr>
        <w:t>380</w:t>
      </w:r>
      <w:r w:rsidRPr="009548C1">
        <w:rPr>
          <w:rPrChange w:id="550" w:author="Revision" w:date="2026-05-09T00:57:00Z">
            <w:rPr>
              <w:rFonts w:ascii="Times New Roman" w:hAnsi="Times New Roman"/>
            </w:rPr>
          </w:rPrChange>
        </w:rPr>
        <w:t>, 460–462 (2023).</w:t>
      </w:r>
    </w:p>
    <w:p w14:paraId="2683536A" w14:textId="77777777" w:rsidR="000925AE" w:rsidRPr="009548C1" w:rsidRDefault="000925AE" w:rsidP="000925AE">
      <w:pPr>
        <w:pStyle w:val="Bibliography"/>
        <w:rPr>
          <w:rPrChange w:id="551" w:author="Revision" w:date="2026-05-09T00:57:00Z">
            <w:rPr>
              <w:rFonts w:ascii="Times New Roman" w:hAnsi="Times New Roman"/>
            </w:rPr>
          </w:rPrChange>
        </w:rPr>
      </w:pPr>
      <w:r w:rsidRPr="009548C1">
        <w:rPr>
          <w:rPrChange w:id="552" w:author="Revision" w:date="2026-05-09T00:57:00Z">
            <w:rPr>
              <w:rFonts w:ascii="Times New Roman" w:hAnsi="Times New Roman"/>
            </w:rPr>
          </w:rPrChange>
        </w:rPr>
        <w:t xml:space="preserve">39. </w:t>
      </w:r>
      <w:r w:rsidRPr="009548C1">
        <w:rPr>
          <w:rPrChange w:id="553" w:author="Revision" w:date="2026-05-09T00:57:00Z">
            <w:rPr>
              <w:rFonts w:ascii="Times New Roman" w:hAnsi="Times New Roman"/>
            </w:rPr>
          </w:rPrChange>
        </w:rPr>
        <w:tab/>
        <w:t xml:space="preserve">M. Pai, S. Bandara, C. Kyobutungi, Shifting power in global health will require leadership by the Global South and allyship by the Global North. </w:t>
      </w:r>
      <w:r w:rsidRPr="009548C1">
        <w:rPr>
          <w:i/>
          <w:rPrChange w:id="554" w:author="Revision" w:date="2026-05-09T00:57:00Z">
            <w:rPr>
              <w:rFonts w:ascii="Times New Roman" w:hAnsi="Times New Roman"/>
              <w:i/>
            </w:rPr>
          </w:rPrChange>
        </w:rPr>
        <w:t>The Lancet</w:t>
      </w:r>
      <w:r w:rsidRPr="009548C1">
        <w:rPr>
          <w:rPrChange w:id="555" w:author="Revision" w:date="2026-05-09T00:57:00Z">
            <w:rPr>
              <w:rFonts w:ascii="Times New Roman" w:hAnsi="Times New Roman"/>
            </w:rPr>
          </w:rPrChange>
        </w:rPr>
        <w:t xml:space="preserve"> </w:t>
      </w:r>
      <w:r w:rsidRPr="009548C1">
        <w:rPr>
          <w:b/>
          <w:rPrChange w:id="556" w:author="Revision" w:date="2026-05-09T00:57:00Z">
            <w:rPr>
              <w:rFonts w:ascii="Times New Roman" w:hAnsi="Times New Roman"/>
              <w:b/>
            </w:rPr>
          </w:rPrChange>
        </w:rPr>
        <w:t>404</w:t>
      </w:r>
      <w:r w:rsidRPr="009548C1">
        <w:rPr>
          <w:rPrChange w:id="557" w:author="Revision" w:date="2026-05-09T00:57:00Z">
            <w:rPr>
              <w:rFonts w:ascii="Times New Roman" w:hAnsi="Times New Roman"/>
            </w:rPr>
          </w:rPrChange>
        </w:rPr>
        <w:t>, 1711–1713 (2024).</w:t>
      </w:r>
    </w:p>
    <w:p w14:paraId="1723C89A" w14:textId="77777777" w:rsidR="000925AE" w:rsidRPr="009548C1" w:rsidRDefault="000925AE" w:rsidP="000925AE">
      <w:pPr>
        <w:pStyle w:val="Bibliography"/>
        <w:rPr>
          <w:rPrChange w:id="558" w:author="Revision" w:date="2026-05-09T00:57:00Z">
            <w:rPr>
              <w:rFonts w:ascii="Times New Roman" w:hAnsi="Times New Roman"/>
            </w:rPr>
          </w:rPrChange>
        </w:rPr>
      </w:pPr>
      <w:r w:rsidRPr="009548C1">
        <w:rPr>
          <w:rPrChange w:id="559" w:author="Revision" w:date="2026-05-09T00:57:00Z">
            <w:rPr>
              <w:rFonts w:ascii="Times New Roman" w:hAnsi="Times New Roman"/>
            </w:rPr>
          </w:rPrChange>
        </w:rPr>
        <w:t xml:space="preserve">40. </w:t>
      </w:r>
      <w:r w:rsidRPr="009548C1">
        <w:rPr>
          <w:rPrChange w:id="560" w:author="Revision" w:date="2026-05-09T00:57:00Z">
            <w:rPr>
              <w:rFonts w:ascii="Times New Roman" w:hAnsi="Times New Roman"/>
            </w:rPr>
          </w:rPrChange>
        </w:rPr>
        <w:tab/>
        <w:t xml:space="preserve">A. Rahman-Shepherd, </w:t>
      </w:r>
      <w:r w:rsidRPr="009548C1">
        <w:rPr>
          <w:i/>
          <w:rPrChange w:id="561" w:author="Revision" w:date="2026-05-09T00:57:00Z">
            <w:rPr>
              <w:rFonts w:ascii="Times New Roman" w:hAnsi="Times New Roman"/>
              <w:i/>
            </w:rPr>
          </w:rPrChange>
        </w:rPr>
        <w:t>et al.</w:t>
      </w:r>
      <w:r w:rsidRPr="009548C1">
        <w:rPr>
          <w:rPrChange w:id="562" w:author="Revision" w:date="2026-05-09T00:57:00Z">
            <w:rPr>
              <w:rFonts w:ascii="Times New Roman" w:hAnsi="Times New Roman"/>
            </w:rPr>
          </w:rPrChange>
        </w:rPr>
        <w:t xml:space="preserve">, Establishing the value of regional cooperation and a critical role for regional organisations in managing future health emergencies. </w:t>
      </w:r>
      <w:r w:rsidRPr="009548C1">
        <w:rPr>
          <w:i/>
          <w:rPrChange w:id="563" w:author="Revision" w:date="2026-05-09T00:57:00Z">
            <w:rPr>
              <w:rFonts w:ascii="Times New Roman" w:hAnsi="Times New Roman"/>
              <w:i/>
            </w:rPr>
          </w:rPrChange>
        </w:rPr>
        <w:t>The Lancet Global Health</w:t>
      </w:r>
      <w:r w:rsidRPr="009548C1">
        <w:rPr>
          <w:rPrChange w:id="564" w:author="Revision" w:date="2026-05-09T00:57:00Z">
            <w:rPr>
              <w:rFonts w:ascii="Times New Roman" w:hAnsi="Times New Roman"/>
            </w:rPr>
          </w:rPrChange>
        </w:rPr>
        <w:t xml:space="preserve"> </w:t>
      </w:r>
      <w:r w:rsidRPr="009548C1">
        <w:rPr>
          <w:b/>
          <w:rPrChange w:id="565" w:author="Revision" w:date="2026-05-09T00:57:00Z">
            <w:rPr>
              <w:rFonts w:ascii="Times New Roman" w:hAnsi="Times New Roman"/>
              <w:b/>
            </w:rPr>
          </w:rPrChange>
        </w:rPr>
        <w:t>13</w:t>
      </w:r>
      <w:r w:rsidRPr="009548C1">
        <w:rPr>
          <w:rPrChange w:id="566" w:author="Revision" w:date="2026-05-09T00:57:00Z">
            <w:rPr>
              <w:rFonts w:ascii="Times New Roman" w:hAnsi="Times New Roman"/>
            </w:rPr>
          </w:rPrChange>
        </w:rPr>
        <w:t>, e585–e592 (2025).</w:t>
      </w:r>
    </w:p>
    <w:p w14:paraId="52D36D2C" w14:textId="77777777" w:rsidR="000925AE" w:rsidRPr="009548C1" w:rsidRDefault="000925AE" w:rsidP="000925AE">
      <w:pPr>
        <w:pStyle w:val="Bibliography"/>
        <w:rPr>
          <w:rPrChange w:id="567" w:author="Revision" w:date="2026-05-09T00:57:00Z">
            <w:rPr>
              <w:rFonts w:ascii="Times New Roman" w:hAnsi="Times New Roman"/>
            </w:rPr>
          </w:rPrChange>
        </w:rPr>
      </w:pPr>
      <w:r w:rsidRPr="009548C1">
        <w:rPr>
          <w:rPrChange w:id="568" w:author="Revision" w:date="2026-05-09T00:57:00Z">
            <w:rPr>
              <w:rFonts w:ascii="Times New Roman" w:hAnsi="Times New Roman"/>
            </w:rPr>
          </w:rPrChange>
        </w:rPr>
        <w:t xml:space="preserve">41. </w:t>
      </w:r>
      <w:r w:rsidRPr="009548C1">
        <w:rPr>
          <w:rPrChange w:id="569" w:author="Revision" w:date="2026-05-09T00:57:00Z">
            <w:rPr>
              <w:rFonts w:ascii="Times New Roman" w:hAnsi="Times New Roman"/>
            </w:rPr>
          </w:rPrChange>
        </w:rPr>
        <w:tab/>
        <w:t xml:space="preserve">H. Zaaraoui, </w:t>
      </w:r>
      <w:r w:rsidRPr="009548C1">
        <w:rPr>
          <w:i/>
          <w:rPrChange w:id="570" w:author="Revision" w:date="2026-05-09T00:57:00Z">
            <w:rPr>
              <w:rFonts w:ascii="Times New Roman" w:hAnsi="Times New Roman"/>
              <w:i/>
            </w:rPr>
          </w:rPrChange>
        </w:rPr>
        <w:t>et al.</w:t>
      </w:r>
      <w:r w:rsidRPr="009548C1">
        <w:rPr>
          <w:rPrChange w:id="571" w:author="Revision" w:date="2026-05-09T00:57:00Z">
            <w:rPr>
              <w:rFonts w:ascii="Times New Roman" w:hAnsi="Times New Roman"/>
            </w:rPr>
          </w:rPrChange>
        </w:rPr>
        <w:t xml:space="preserve">, Modelling the effectiveness of antiviral treatment strategies to prevent household transmission of acute respiratory viruses. </w:t>
      </w:r>
      <w:r w:rsidRPr="009548C1">
        <w:rPr>
          <w:i/>
          <w:rPrChange w:id="572" w:author="Revision" w:date="2026-05-09T00:57:00Z">
            <w:rPr>
              <w:rFonts w:ascii="Times New Roman" w:hAnsi="Times New Roman"/>
              <w:i/>
            </w:rPr>
          </w:rPrChange>
        </w:rPr>
        <w:t>PLOS Computational Biology</w:t>
      </w:r>
      <w:r w:rsidRPr="009548C1">
        <w:rPr>
          <w:rPrChange w:id="573" w:author="Revision" w:date="2026-05-09T00:57:00Z">
            <w:rPr>
              <w:rFonts w:ascii="Times New Roman" w:hAnsi="Times New Roman"/>
            </w:rPr>
          </w:rPrChange>
        </w:rPr>
        <w:t xml:space="preserve"> </w:t>
      </w:r>
      <w:r w:rsidRPr="009548C1">
        <w:rPr>
          <w:b/>
          <w:rPrChange w:id="574" w:author="Revision" w:date="2026-05-09T00:57:00Z">
            <w:rPr>
              <w:rFonts w:ascii="Times New Roman" w:hAnsi="Times New Roman"/>
              <w:b/>
            </w:rPr>
          </w:rPrChange>
        </w:rPr>
        <w:t>20</w:t>
      </w:r>
      <w:r w:rsidRPr="009548C1">
        <w:rPr>
          <w:rPrChange w:id="575" w:author="Revision" w:date="2026-05-09T00:57:00Z">
            <w:rPr>
              <w:rFonts w:ascii="Times New Roman" w:hAnsi="Times New Roman"/>
            </w:rPr>
          </w:rPrChange>
        </w:rPr>
        <w:t>, e1012573 (2024).</w:t>
      </w:r>
    </w:p>
    <w:p w14:paraId="141017CA" w14:textId="77777777" w:rsidR="000925AE" w:rsidRPr="009548C1" w:rsidRDefault="000925AE" w:rsidP="000925AE">
      <w:pPr>
        <w:pStyle w:val="Bibliography"/>
        <w:rPr>
          <w:rPrChange w:id="576" w:author="Revision" w:date="2026-05-09T00:57:00Z">
            <w:rPr>
              <w:rFonts w:ascii="Times New Roman" w:hAnsi="Times New Roman"/>
            </w:rPr>
          </w:rPrChange>
        </w:rPr>
      </w:pPr>
      <w:r w:rsidRPr="009548C1">
        <w:rPr>
          <w:rPrChange w:id="577" w:author="Revision" w:date="2026-05-09T00:57:00Z">
            <w:rPr>
              <w:rFonts w:ascii="Times New Roman" w:hAnsi="Times New Roman"/>
            </w:rPr>
          </w:rPrChange>
        </w:rPr>
        <w:t xml:space="preserve">42. </w:t>
      </w:r>
      <w:r w:rsidRPr="009548C1">
        <w:rPr>
          <w:rPrChange w:id="578" w:author="Revision" w:date="2026-05-09T00:57:00Z">
            <w:rPr>
              <w:rFonts w:ascii="Times New Roman" w:hAnsi="Times New Roman"/>
            </w:rPr>
          </w:rPrChange>
        </w:rPr>
        <w:tab/>
        <w:t xml:space="preserve">J. T. Wu, G. M. Leung, M. Lipsitch, B. S. Cooper, S. Riley, Hedging against Antiviral Resistance during the Next Influenza Pandemic Using Small Stockpiles of an Alternative Chemotherapy. </w:t>
      </w:r>
      <w:r w:rsidRPr="009548C1">
        <w:rPr>
          <w:i/>
          <w:rPrChange w:id="579" w:author="Revision" w:date="2026-05-09T00:57:00Z">
            <w:rPr>
              <w:rFonts w:ascii="Times New Roman" w:hAnsi="Times New Roman"/>
              <w:i/>
            </w:rPr>
          </w:rPrChange>
        </w:rPr>
        <w:t>PLOS Medicine</w:t>
      </w:r>
      <w:r w:rsidRPr="009548C1">
        <w:rPr>
          <w:rPrChange w:id="580" w:author="Revision" w:date="2026-05-09T00:57:00Z">
            <w:rPr>
              <w:rFonts w:ascii="Times New Roman" w:hAnsi="Times New Roman"/>
            </w:rPr>
          </w:rPrChange>
        </w:rPr>
        <w:t xml:space="preserve"> </w:t>
      </w:r>
      <w:r w:rsidRPr="009548C1">
        <w:rPr>
          <w:b/>
          <w:rPrChange w:id="581" w:author="Revision" w:date="2026-05-09T00:57:00Z">
            <w:rPr>
              <w:rFonts w:ascii="Times New Roman" w:hAnsi="Times New Roman"/>
              <w:b/>
            </w:rPr>
          </w:rPrChange>
        </w:rPr>
        <w:t>6</w:t>
      </w:r>
      <w:r w:rsidRPr="009548C1">
        <w:rPr>
          <w:rPrChange w:id="582" w:author="Revision" w:date="2026-05-09T00:57:00Z">
            <w:rPr>
              <w:rFonts w:ascii="Times New Roman" w:hAnsi="Times New Roman"/>
            </w:rPr>
          </w:rPrChange>
        </w:rPr>
        <w:t>, e1000085 (2009).</w:t>
      </w:r>
    </w:p>
    <w:p w14:paraId="486D5BF3" w14:textId="77777777" w:rsidR="000925AE" w:rsidRPr="009548C1" w:rsidRDefault="000925AE" w:rsidP="000925AE">
      <w:pPr>
        <w:pStyle w:val="Bibliography"/>
        <w:rPr>
          <w:rPrChange w:id="583" w:author="Revision" w:date="2026-05-09T00:57:00Z">
            <w:rPr>
              <w:rFonts w:ascii="Times New Roman" w:hAnsi="Times New Roman"/>
            </w:rPr>
          </w:rPrChange>
        </w:rPr>
      </w:pPr>
      <w:r w:rsidRPr="009548C1">
        <w:rPr>
          <w:rPrChange w:id="584" w:author="Revision" w:date="2026-05-09T00:57:00Z">
            <w:rPr>
              <w:rFonts w:ascii="Times New Roman" w:hAnsi="Times New Roman"/>
            </w:rPr>
          </w:rPrChange>
        </w:rPr>
        <w:t xml:space="preserve">43. </w:t>
      </w:r>
      <w:r w:rsidRPr="009548C1">
        <w:rPr>
          <w:rPrChange w:id="585" w:author="Revision" w:date="2026-05-09T00:57:00Z">
            <w:rPr>
              <w:rFonts w:ascii="Times New Roman" w:hAnsi="Times New Roman"/>
            </w:rPr>
          </w:rPrChange>
        </w:rPr>
        <w:tab/>
        <w:t xml:space="preserve">J.-H. Park, </w:t>
      </w:r>
      <w:r w:rsidRPr="009548C1">
        <w:rPr>
          <w:i/>
          <w:rPrChange w:id="586" w:author="Revision" w:date="2026-05-09T00:57:00Z">
            <w:rPr>
              <w:rFonts w:ascii="Times New Roman" w:hAnsi="Times New Roman"/>
              <w:i/>
            </w:rPr>
          </w:rPrChange>
        </w:rPr>
        <w:t>et al.</w:t>
      </w:r>
      <w:r w:rsidRPr="009548C1">
        <w:rPr>
          <w:rPrChange w:id="587" w:author="Revision" w:date="2026-05-09T00:57:00Z">
            <w:rPr>
              <w:rFonts w:ascii="Times New Roman" w:hAnsi="Times New Roman"/>
            </w:rPr>
          </w:rPrChange>
        </w:rPr>
        <w:t xml:space="preserve">, Baloxavir-oseltamivir combination therapy inhibits the emergence of resistant substitutions in influenza A virus PA gene in a mouse model. </w:t>
      </w:r>
      <w:r w:rsidRPr="009548C1">
        <w:rPr>
          <w:i/>
          <w:rPrChange w:id="588" w:author="Revision" w:date="2026-05-09T00:57:00Z">
            <w:rPr>
              <w:rFonts w:ascii="Times New Roman" w:hAnsi="Times New Roman"/>
              <w:i/>
            </w:rPr>
          </w:rPrChange>
        </w:rPr>
        <w:t>Antiviral Research</w:t>
      </w:r>
      <w:r w:rsidRPr="009548C1">
        <w:rPr>
          <w:rPrChange w:id="589" w:author="Revision" w:date="2026-05-09T00:57:00Z">
            <w:rPr>
              <w:rFonts w:ascii="Times New Roman" w:hAnsi="Times New Roman"/>
            </w:rPr>
          </w:rPrChange>
        </w:rPr>
        <w:t xml:space="preserve"> </w:t>
      </w:r>
      <w:r w:rsidRPr="009548C1">
        <w:rPr>
          <w:b/>
          <w:rPrChange w:id="590" w:author="Revision" w:date="2026-05-09T00:57:00Z">
            <w:rPr>
              <w:rFonts w:ascii="Times New Roman" w:hAnsi="Times New Roman"/>
              <w:b/>
            </w:rPr>
          </w:rPrChange>
        </w:rPr>
        <w:t>193</w:t>
      </w:r>
      <w:r w:rsidRPr="009548C1">
        <w:rPr>
          <w:rPrChange w:id="591" w:author="Revision" w:date="2026-05-09T00:57:00Z">
            <w:rPr>
              <w:rFonts w:ascii="Times New Roman" w:hAnsi="Times New Roman"/>
            </w:rPr>
          </w:rPrChange>
        </w:rPr>
        <w:t>, 105126 (2021).</w:t>
      </w:r>
    </w:p>
    <w:p w14:paraId="266D62A1" w14:textId="77777777" w:rsidR="000925AE" w:rsidRPr="009548C1" w:rsidRDefault="000925AE" w:rsidP="000925AE">
      <w:pPr>
        <w:pStyle w:val="Bibliography"/>
        <w:rPr>
          <w:rPrChange w:id="592" w:author="Revision" w:date="2026-05-09T00:57:00Z">
            <w:rPr>
              <w:rFonts w:ascii="Times New Roman" w:hAnsi="Times New Roman"/>
            </w:rPr>
          </w:rPrChange>
        </w:rPr>
      </w:pPr>
      <w:r w:rsidRPr="009548C1">
        <w:rPr>
          <w:rPrChange w:id="593" w:author="Revision" w:date="2026-05-09T00:57:00Z">
            <w:rPr>
              <w:rFonts w:ascii="Times New Roman" w:hAnsi="Times New Roman"/>
            </w:rPr>
          </w:rPrChange>
        </w:rPr>
        <w:t xml:space="preserve">44. </w:t>
      </w:r>
      <w:r w:rsidRPr="009548C1">
        <w:rPr>
          <w:rPrChange w:id="594" w:author="Revision" w:date="2026-05-09T00:57:00Z">
            <w:rPr>
              <w:rFonts w:ascii="Times New Roman" w:hAnsi="Times New Roman"/>
            </w:rPr>
          </w:rPrChange>
        </w:rPr>
        <w:tab/>
        <w:t xml:space="preserve">Koszalka Paulina, George Ankita, Dhanasekaran Vijaykrishna, Hurt Aeron C., Subbarao Kanta, Effect of Baloxavir and Oseltamivir in Combination on Infection with Influenza Viruses with PA/I38T or PA/E23K Substitutions in the Ferret Model. </w:t>
      </w:r>
      <w:r w:rsidRPr="009548C1">
        <w:rPr>
          <w:i/>
          <w:rPrChange w:id="595" w:author="Revision" w:date="2026-05-09T00:57:00Z">
            <w:rPr>
              <w:rFonts w:ascii="Times New Roman" w:hAnsi="Times New Roman"/>
              <w:i/>
            </w:rPr>
          </w:rPrChange>
        </w:rPr>
        <w:t>mBio</w:t>
      </w:r>
      <w:r w:rsidRPr="009548C1">
        <w:rPr>
          <w:rPrChange w:id="596" w:author="Revision" w:date="2026-05-09T00:57:00Z">
            <w:rPr>
              <w:rFonts w:ascii="Times New Roman" w:hAnsi="Times New Roman"/>
            </w:rPr>
          </w:rPrChange>
        </w:rPr>
        <w:t xml:space="preserve"> </w:t>
      </w:r>
      <w:r w:rsidRPr="009548C1">
        <w:rPr>
          <w:b/>
          <w:rPrChange w:id="597" w:author="Revision" w:date="2026-05-09T00:57:00Z">
            <w:rPr>
              <w:rFonts w:ascii="Times New Roman" w:hAnsi="Times New Roman"/>
              <w:b/>
            </w:rPr>
          </w:rPrChange>
        </w:rPr>
        <w:t>13</w:t>
      </w:r>
      <w:r w:rsidRPr="009548C1">
        <w:rPr>
          <w:rPrChange w:id="598" w:author="Revision" w:date="2026-05-09T00:57:00Z">
            <w:rPr>
              <w:rFonts w:ascii="Times New Roman" w:hAnsi="Times New Roman"/>
            </w:rPr>
          </w:rPrChange>
        </w:rPr>
        <w:t>, e01056-22 (2022).</w:t>
      </w:r>
    </w:p>
    <w:p w14:paraId="4D6D7CCD" w14:textId="77777777" w:rsidR="000925AE" w:rsidRPr="009548C1" w:rsidRDefault="000925AE" w:rsidP="000925AE">
      <w:pPr>
        <w:pStyle w:val="Bibliography"/>
        <w:rPr>
          <w:rPrChange w:id="599" w:author="Revision" w:date="2026-05-09T00:57:00Z">
            <w:rPr>
              <w:rFonts w:ascii="Times New Roman" w:hAnsi="Times New Roman"/>
            </w:rPr>
          </w:rPrChange>
        </w:rPr>
      </w:pPr>
      <w:r w:rsidRPr="009548C1">
        <w:rPr>
          <w:rPrChange w:id="600" w:author="Revision" w:date="2026-05-09T00:57:00Z">
            <w:rPr>
              <w:rFonts w:ascii="Times New Roman" w:hAnsi="Times New Roman"/>
            </w:rPr>
          </w:rPrChange>
        </w:rPr>
        <w:t xml:space="preserve">45. </w:t>
      </w:r>
      <w:r w:rsidRPr="009548C1">
        <w:rPr>
          <w:rPrChange w:id="601" w:author="Revision" w:date="2026-05-09T00:57:00Z">
            <w:rPr>
              <w:rFonts w:ascii="Times New Roman" w:hAnsi="Times New Roman"/>
            </w:rPr>
          </w:rPrChange>
        </w:rPr>
        <w:tab/>
        <w:t xml:space="preserve">J. Merckx, </w:t>
      </w:r>
      <w:r w:rsidRPr="009548C1">
        <w:rPr>
          <w:i/>
          <w:rPrChange w:id="602" w:author="Revision" w:date="2026-05-09T00:57:00Z">
            <w:rPr>
              <w:rFonts w:ascii="Times New Roman" w:hAnsi="Times New Roman"/>
              <w:i/>
            </w:rPr>
          </w:rPrChange>
        </w:rPr>
        <w:t>et al.</w:t>
      </w:r>
      <w:r w:rsidRPr="009548C1">
        <w:rPr>
          <w:rPrChange w:id="603" w:author="Revision" w:date="2026-05-09T00:57:00Z">
            <w:rPr>
              <w:rFonts w:ascii="Times New Roman" w:hAnsi="Times New Roman"/>
            </w:rPr>
          </w:rPrChange>
        </w:rPr>
        <w:t xml:space="preserve">, Diagnostic Accuracy of Novel and Traditional Rapid Tests for Influenza Infection Compared With Reverse Transcriptase Polymerase Chain Reaction. </w:t>
      </w:r>
      <w:r w:rsidRPr="009548C1">
        <w:rPr>
          <w:i/>
          <w:rPrChange w:id="604" w:author="Revision" w:date="2026-05-09T00:57:00Z">
            <w:rPr>
              <w:rFonts w:ascii="Times New Roman" w:hAnsi="Times New Roman"/>
              <w:i/>
            </w:rPr>
          </w:rPrChange>
        </w:rPr>
        <w:t>Ann Intern Med</w:t>
      </w:r>
      <w:r w:rsidRPr="009548C1">
        <w:rPr>
          <w:rPrChange w:id="605" w:author="Revision" w:date="2026-05-09T00:57:00Z">
            <w:rPr>
              <w:rFonts w:ascii="Times New Roman" w:hAnsi="Times New Roman"/>
            </w:rPr>
          </w:rPrChange>
        </w:rPr>
        <w:t xml:space="preserve"> </w:t>
      </w:r>
      <w:r w:rsidRPr="009548C1">
        <w:rPr>
          <w:b/>
          <w:rPrChange w:id="606" w:author="Revision" w:date="2026-05-09T00:57:00Z">
            <w:rPr>
              <w:rFonts w:ascii="Times New Roman" w:hAnsi="Times New Roman"/>
              <w:b/>
            </w:rPr>
          </w:rPrChange>
        </w:rPr>
        <w:t>167</w:t>
      </w:r>
      <w:r w:rsidRPr="009548C1">
        <w:rPr>
          <w:rPrChange w:id="607" w:author="Revision" w:date="2026-05-09T00:57:00Z">
            <w:rPr>
              <w:rFonts w:ascii="Times New Roman" w:hAnsi="Times New Roman"/>
            </w:rPr>
          </w:rPrChange>
        </w:rPr>
        <w:t>, 394–409 (2017).</w:t>
      </w:r>
    </w:p>
    <w:p w14:paraId="7C5994CB" w14:textId="77777777" w:rsidR="000925AE" w:rsidRPr="009548C1" w:rsidRDefault="000925AE" w:rsidP="000925AE">
      <w:pPr>
        <w:pStyle w:val="Bibliography"/>
        <w:rPr>
          <w:rPrChange w:id="608" w:author="Revision" w:date="2026-05-09T00:57:00Z">
            <w:rPr>
              <w:rFonts w:ascii="Times New Roman" w:hAnsi="Times New Roman"/>
            </w:rPr>
          </w:rPrChange>
        </w:rPr>
      </w:pPr>
      <w:r w:rsidRPr="009548C1">
        <w:rPr>
          <w:rPrChange w:id="609" w:author="Revision" w:date="2026-05-09T00:57:00Z">
            <w:rPr>
              <w:rFonts w:ascii="Times New Roman" w:hAnsi="Times New Roman"/>
            </w:rPr>
          </w:rPrChange>
        </w:rPr>
        <w:t xml:space="preserve">46. </w:t>
      </w:r>
      <w:r w:rsidRPr="009548C1">
        <w:rPr>
          <w:rPrChange w:id="610" w:author="Revision" w:date="2026-05-09T00:57:00Z">
            <w:rPr>
              <w:rFonts w:ascii="Times New Roman" w:hAnsi="Times New Roman"/>
            </w:rPr>
          </w:rPrChange>
        </w:rPr>
        <w:tab/>
        <w:t xml:space="preserve">W. D. Green, N. M. Ferguson, A. Cori, Inferring the reproduction number using the renewal equation in heterogeneous epidemics. </w:t>
      </w:r>
      <w:r w:rsidRPr="009548C1">
        <w:rPr>
          <w:i/>
          <w:rPrChange w:id="611" w:author="Revision" w:date="2026-05-09T00:57:00Z">
            <w:rPr>
              <w:rFonts w:ascii="Times New Roman" w:hAnsi="Times New Roman"/>
              <w:i/>
            </w:rPr>
          </w:rPrChange>
        </w:rPr>
        <w:t>Journal of The Royal Society Interface</w:t>
      </w:r>
      <w:r w:rsidRPr="009548C1">
        <w:rPr>
          <w:rPrChange w:id="612" w:author="Revision" w:date="2026-05-09T00:57:00Z">
            <w:rPr>
              <w:rFonts w:ascii="Times New Roman" w:hAnsi="Times New Roman"/>
            </w:rPr>
          </w:rPrChange>
        </w:rPr>
        <w:t xml:space="preserve"> </w:t>
      </w:r>
      <w:r w:rsidRPr="009548C1">
        <w:rPr>
          <w:b/>
          <w:rPrChange w:id="613" w:author="Revision" w:date="2026-05-09T00:57:00Z">
            <w:rPr>
              <w:rFonts w:ascii="Times New Roman" w:hAnsi="Times New Roman"/>
              <w:b/>
            </w:rPr>
          </w:rPrChange>
        </w:rPr>
        <w:t>19</w:t>
      </w:r>
      <w:r w:rsidRPr="009548C1">
        <w:rPr>
          <w:rPrChange w:id="614" w:author="Revision" w:date="2026-05-09T00:57:00Z">
            <w:rPr>
              <w:rFonts w:ascii="Times New Roman" w:hAnsi="Times New Roman"/>
            </w:rPr>
          </w:rPrChange>
        </w:rPr>
        <w:t>, 20210429 (2022).</w:t>
      </w:r>
    </w:p>
    <w:p w14:paraId="13AE2529" w14:textId="77777777" w:rsidR="000925AE" w:rsidRPr="009548C1" w:rsidRDefault="000925AE" w:rsidP="000925AE">
      <w:pPr>
        <w:pStyle w:val="Bibliography"/>
        <w:rPr>
          <w:rPrChange w:id="615" w:author="Revision" w:date="2026-05-09T00:57:00Z">
            <w:rPr>
              <w:rFonts w:ascii="Times New Roman" w:hAnsi="Times New Roman"/>
            </w:rPr>
          </w:rPrChange>
        </w:rPr>
      </w:pPr>
      <w:r w:rsidRPr="009548C1">
        <w:rPr>
          <w:rPrChange w:id="616" w:author="Revision" w:date="2026-05-09T00:57:00Z">
            <w:rPr>
              <w:rFonts w:ascii="Times New Roman" w:hAnsi="Times New Roman"/>
            </w:rPr>
          </w:rPrChange>
        </w:rPr>
        <w:t xml:space="preserve">47. </w:t>
      </w:r>
      <w:r w:rsidRPr="009548C1">
        <w:rPr>
          <w:rPrChange w:id="617" w:author="Revision" w:date="2026-05-09T00:57:00Z">
            <w:rPr>
              <w:rFonts w:ascii="Times New Roman" w:hAnsi="Times New Roman"/>
            </w:rPr>
          </w:rPrChange>
        </w:rPr>
        <w:tab/>
        <w:t xml:space="preserve">C. Hadjichrysanthou, </w:t>
      </w:r>
      <w:r w:rsidRPr="009548C1">
        <w:rPr>
          <w:i/>
          <w:rPrChange w:id="618" w:author="Revision" w:date="2026-05-09T00:57:00Z">
            <w:rPr>
              <w:rFonts w:ascii="Times New Roman" w:hAnsi="Times New Roman"/>
              <w:i/>
            </w:rPr>
          </w:rPrChange>
        </w:rPr>
        <w:t>et al.</w:t>
      </w:r>
      <w:r w:rsidRPr="009548C1">
        <w:rPr>
          <w:rPrChange w:id="619" w:author="Revision" w:date="2026-05-09T00:57:00Z">
            <w:rPr>
              <w:rFonts w:ascii="Times New Roman" w:hAnsi="Times New Roman"/>
            </w:rPr>
          </w:rPrChange>
        </w:rPr>
        <w:t xml:space="preserve">, Understanding the within-host dynamics of influenza A virus: from theory to clinical implications. </w:t>
      </w:r>
      <w:r w:rsidRPr="009548C1">
        <w:rPr>
          <w:i/>
          <w:rPrChange w:id="620" w:author="Revision" w:date="2026-05-09T00:57:00Z">
            <w:rPr>
              <w:rFonts w:ascii="Times New Roman" w:hAnsi="Times New Roman"/>
              <w:i/>
            </w:rPr>
          </w:rPrChange>
        </w:rPr>
        <w:t>Journal of The Royal Society Interface</w:t>
      </w:r>
      <w:r w:rsidRPr="009548C1">
        <w:rPr>
          <w:rPrChange w:id="621" w:author="Revision" w:date="2026-05-09T00:57:00Z">
            <w:rPr>
              <w:rFonts w:ascii="Times New Roman" w:hAnsi="Times New Roman"/>
            </w:rPr>
          </w:rPrChange>
        </w:rPr>
        <w:t xml:space="preserve"> </w:t>
      </w:r>
      <w:r w:rsidRPr="009548C1">
        <w:rPr>
          <w:b/>
          <w:rPrChange w:id="622" w:author="Revision" w:date="2026-05-09T00:57:00Z">
            <w:rPr>
              <w:rFonts w:ascii="Times New Roman" w:hAnsi="Times New Roman"/>
              <w:b/>
            </w:rPr>
          </w:rPrChange>
        </w:rPr>
        <w:t>13</w:t>
      </w:r>
      <w:r w:rsidRPr="009548C1">
        <w:rPr>
          <w:rPrChange w:id="623" w:author="Revision" w:date="2026-05-09T00:57:00Z">
            <w:rPr>
              <w:rFonts w:ascii="Times New Roman" w:hAnsi="Times New Roman"/>
            </w:rPr>
          </w:rPrChange>
        </w:rPr>
        <w:t>, 20160289 (2016).</w:t>
      </w:r>
    </w:p>
    <w:p w14:paraId="1AD461A6" w14:textId="77777777" w:rsidR="000925AE" w:rsidRPr="009548C1" w:rsidRDefault="000925AE" w:rsidP="000925AE">
      <w:pPr>
        <w:pStyle w:val="Bibliography"/>
        <w:rPr>
          <w:rPrChange w:id="624" w:author="Revision" w:date="2026-05-09T00:57:00Z">
            <w:rPr>
              <w:rFonts w:ascii="Times New Roman" w:hAnsi="Times New Roman"/>
            </w:rPr>
          </w:rPrChange>
        </w:rPr>
      </w:pPr>
      <w:r w:rsidRPr="009548C1">
        <w:rPr>
          <w:rPrChange w:id="625" w:author="Revision" w:date="2026-05-09T00:57:00Z">
            <w:rPr>
              <w:rFonts w:ascii="Times New Roman" w:hAnsi="Times New Roman"/>
            </w:rPr>
          </w:rPrChange>
        </w:rPr>
        <w:t xml:space="preserve">48. </w:t>
      </w:r>
      <w:r w:rsidRPr="009548C1">
        <w:rPr>
          <w:rPrChange w:id="626" w:author="Revision" w:date="2026-05-09T00:57:00Z">
            <w:rPr>
              <w:rFonts w:ascii="Times New Roman" w:hAnsi="Times New Roman"/>
            </w:rPr>
          </w:rPrChange>
        </w:rPr>
        <w:tab/>
        <w:t xml:space="preserve">A. Handel, P. Rohani, Crossing the scale from within-host infection dynamics to between-host transmission fitness: a discussion of current assumptions and knowledge. </w:t>
      </w:r>
      <w:r w:rsidRPr="009548C1">
        <w:rPr>
          <w:i/>
          <w:rPrChange w:id="627" w:author="Revision" w:date="2026-05-09T00:57:00Z">
            <w:rPr>
              <w:rFonts w:ascii="Times New Roman" w:hAnsi="Times New Roman"/>
              <w:i/>
            </w:rPr>
          </w:rPrChange>
        </w:rPr>
        <w:t>Philosophical Transactions of the Royal Society B: Biological Sciences</w:t>
      </w:r>
      <w:r w:rsidRPr="009548C1">
        <w:rPr>
          <w:rPrChange w:id="628" w:author="Revision" w:date="2026-05-09T00:57:00Z">
            <w:rPr>
              <w:rFonts w:ascii="Times New Roman" w:hAnsi="Times New Roman"/>
            </w:rPr>
          </w:rPrChange>
        </w:rPr>
        <w:t xml:space="preserve"> </w:t>
      </w:r>
      <w:r w:rsidRPr="009548C1">
        <w:rPr>
          <w:b/>
          <w:rPrChange w:id="629" w:author="Revision" w:date="2026-05-09T00:57:00Z">
            <w:rPr>
              <w:rFonts w:ascii="Times New Roman" w:hAnsi="Times New Roman"/>
              <w:b/>
            </w:rPr>
          </w:rPrChange>
        </w:rPr>
        <w:t>370</w:t>
      </w:r>
      <w:r w:rsidRPr="009548C1">
        <w:rPr>
          <w:rPrChange w:id="630" w:author="Revision" w:date="2026-05-09T00:57:00Z">
            <w:rPr>
              <w:rFonts w:ascii="Times New Roman" w:hAnsi="Times New Roman"/>
            </w:rPr>
          </w:rPrChange>
        </w:rPr>
        <w:t>, 20140302 (2015).</w:t>
      </w:r>
    </w:p>
    <w:p w14:paraId="60B2E948" w14:textId="77777777" w:rsidR="000925AE" w:rsidRPr="009548C1" w:rsidRDefault="000925AE" w:rsidP="000925AE">
      <w:pPr>
        <w:pStyle w:val="Bibliography"/>
        <w:rPr>
          <w:rPrChange w:id="631" w:author="Revision" w:date="2026-05-09T00:57:00Z">
            <w:rPr>
              <w:rFonts w:ascii="Times New Roman" w:hAnsi="Times New Roman"/>
            </w:rPr>
          </w:rPrChange>
        </w:rPr>
      </w:pPr>
      <w:r w:rsidRPr="009548C1">
        <w:rPr>
          <w:rPrChange w:id="632" w:author="Revision" w:date="2026-05-09T00:57:00Z">
            <w:rPr>
              <w:rFonts w:ascii="Times New Roman" w:hAnsi="Times New Roman"/>
            </w:rPr>
          </w:rPrChange>
        </w:rPr>
        <w:t xml:space="preserve">49. </w:t>
      </w:r>
      <w:r w:rsidRPr="009548C1">
        <w:rPr>
          <w:rPrChange w:id="633" w:author="Revision" w:date="2026-05-09T00:57:00Z">
            <w:rPr>
              <w:rFonts w:ascii="Times New Roman" w:hAnsi="Times New Roman"/>
            </w:rPr>
          </w:rPrChange>
        </w:rPr>
        <w:tab/>
        <w:t xml:space="preserve">Oliver Eales, James M. McCaw, Freya M. Shearer, Challenges in the case-based surveillance of infectious diseases. </w:t>
      </w:r>
      <w:r w:rsidRPr="009548C1">
        <w:rPr>
          <w:i/>
          <w:rPrChange w:id="634" w:author="Revision" w:date="2026-05-09T00:57:00Z">
            <w:rPr>
              <w:rFonts w:ascii="Times New Roman" w:hAnsi="Times New Roman"/>
              <w:i/>
            </w:rPr>
          </w:rPrChange>
        </w:rPr>
        <w:t>medRxiv</w:t>
      </w:r>
      <w:r w:rsidRPr="009548C1">
        <w:rPr>
          <w:rPrChange w:id="635" w:author="Revision" w:date="2026-05-09T00:57:00Z">
            <w:rPr>
              <w:rFonts w:ascii="Times New Roman" w:hAnsi="Times New Roman"/>
            </w:rPr>
          </w:rPrChange>
        </w:rPr>
        <w:t xml:space="preserve"> 2023.12.19.23300224 (2023). https://doi.org/10.1101/2023.12.19.23300224.</w:t>
      </w:r>
    </w:p>
    <w:p w14:paraId="4AAC500A" w14:textId="77777777" w:rsidR="000925AE" w:rsidRPr="009548C1" w:rsidRDefault="000925AE" w:rsidP="000925AE">
      <w:pPr>
        <w:pStyle w:val="Bibliography"/>
        <w:rPr>
          <w:rPrChange w:id="636" w:author="Revision" w:date="2026-05-09T00:57:00Z">
            <w:rPr>
              <w:rFonts w:ascii="Times New Roman" w:hAnsi="Times New Roman"/>
            </w:rPr>
          </w:rPrChange>
        </w:rPr>
      </w:pPr>
      <w:r w:rsidRPr="009548C1">
        <w:rPr>
          <w:rPrChange w:id="637" w:author="Revision" w:date="2026-05-09T00:57:00Z">
            <w:rPr>
              <w:rFonts w:ascii="Times New Roman" w:hAnsi="Times New Roman"/>
            </w:rPr>
          </w:rPrChange>
        </w:rPr>
        <w:t xml:space="preserve">50. </w:t>
      </w:r>
      <w:r w:rsidRPr="009548C1">
        <w:rPr>
          <w:rPrChange w:id="638" w:author="Revision" w:date="2026-05-09T00:57:00Z">
            <w:rPr>
              <w:rFonts w:ascii="Times New Roman" w:hAnsi="Times New Roman"/>
            </w:rPr>
          </w:rPrChange>
        </w:rPr>
        <w:tab/>
        <w:t xml:space="preserve">N. H. L. Leung, C. Xu, D. K. M. Ip, B. J. Cowling, Review Article: The Fraction of Influenza Virus Infections That Are Asymptomatic: A Systematic Review and Meta-analysis. </w:t>
      </w:r>
      <w:r w:rsidRPr="009548C1">
        <w:rPr>
          <w:i/>
          <w:rPrChange w:id="639" w:author="Revision" w:date="2026-05-09T00:57:00Z">
            <w:rPr>
              <w:rFonts w:ascii="Times New Roman" w:hAnsi="Times New Roman"/>
              <w:i/>
            </w:rPr>
          </w:rPrChange>
        </w:rPr>
        <w:t>Epidemiology</w:t>
      </w:r>
      <w:r w:rsidRPr="009548C1">
        <w:rPr>
          <w:rPrChange w:id="640" w:author="Revision" w:date="2026-05-09T00:57:00Z">
            <w:rPr>
              <w:rFonts w:ascii="Times New Roman" w:hAnsi="Times New Roman"/>
            </w:rPr>
          </w:rPrChange>
        </w:rPr>
        <w:t xml:space="preserve"> </w:t>
      </w:r>
      <w:r w:rsidRPr="009548C1">
        <w:rPr>
          <w:b/>
          <w:rPrChange w:id="641" w:author="Revision" w:date="2026-05-09T00:57:00Z">
            <w:rPr>
              <w:rFonts w:ascii="Times New Roman" w:hAnsi="Times New Roman"/>
              <w:b/>
            </w:rPr>
          </w:rPrChange>
        </w:rPr>
        <w:t>26</w:t>
      </w:r>
      <w:r w:rsidRPr="009548C1">
        <w:rPr>
          <w:rPrChange w:id="642" w:author="Revision" w:date="2026-05-09T00:57:00Z">
            <w:rPr>
              <w:rFonts w:ascii="Times New Roman" w:hAnsi="Times New Roman"/>
            </w:rPr>
          </w:rPrChange>
        </w:rPr>
        <w:t xml:space="preserve"> (2015).</w:t>
      </w:r>
    </w:p>
    <w:p w14:paraId="4F876427" w14:textId="77777777" w:rsidR="000925AE" w:rsidRPr="009548C1" w:rsidRDefault="000925AE" w:rsidP="000925AE">
      <w:pPr>
        <w:pStyle w:val="Bibliography"/>
        <w:rPr>
          <w:rPrChange w:id="643" w:author="Revision" w:date="2026-05-09T00:57:00Z">
            <w:rPr>
              <w:rFonts w:ascii="Times New Roman" w:hAnsi="Times New Roman"/>
            </w:rPr>
          </w:rPrChange>
        </w:rPr>
      </w:pPr>
      <w:r w:rsidRPr="009548C1">
        <w:rPr>
          <w:rPrChange w:id="644" w:author="Revision" w:date="2026-05-09T00:57:00Z">
            <w:rPr>
              <w:rFonts w:ascii="Times New Roman" w:hAnsi="Times New Roman"/>
            </w:rPr>
          </w:rPrChange>
        </w:rPr>
        <w:t xml:space="preserve">51. </w:t>
      </w:r>
      <w:r w:rsidRPr="009548C1">
        <w:rPr>
          <w:rPrChange w:id="645" w:author="Revision" w:date="2026-05-09T00:57:00Z">
            <w:rPr>
              <w:rFonts w:ascii="Times New Roman" w:hAnsi="Times New Roman"/>
            </w:rPr>
          </w:rPrChange>
        </w:rPr>
        <w:tab/>
        <w:t xml:space="preserve">K. Prem, </w:t>
      </w:r>
      <w:r w:rsidRPr="009548C1">
        <w:rPr>
          <w:i/>
          <w:rPrChange w:id="646" w:author="Revision" w:date="2026-05-09T00:57:00Z">
            <w:rPr>
              <w:rFonts w:ascii="Times New Roman" w:hAnsi="Times New Roman"/>
              <w:i/>
            </w:rPr>
          </w:rPrChange>
        </w:rPr>
        <w:t>et al.</w:t>
      </w:r>
      <w:r w:rsidRPr="009548C1">
        <w:rPr>
          <w:rPrChange w:id="647" w:author="Revision" w:date="2026-05-09T00:57:00Z">
            <w:rPr>
              <w:rFonts w:ascii="Times New Roman" w:hAnsi="Times New Roman"/>
            </w:rPr>
          </w:rPrChange>
        </w:rPr>
        <w:t xml:space="preserve">, Projecting contact matrices in 177 geographical regions: An update and comparison with empirical data for the COVID-19 era. </w:t>
      </w:r>
      <w:r w:rsidRPr="009548C1">
        <w:rPr>
          <w:i/>
          <w:rPrChange w:id="648" w:author="Revision" w:date="2026-05-09T00:57:00Z">
            <w:rPr>
              <w:rFonts w:ascii="Times New Roman" w:hAnsi="Times New Roman"/>
              <w:i/>
            </w:rPr>
          </w:rPrChange>
        </w:rPr>
        <w:t>PLOS Computational Biology</w:t>
      </w:r>
      <w:r w:rsidRPr="009548C1">
        <w:rPr>
          <w:rPrChange w:id="649" w:author="Revision" w:date="2026-05-09T00:57:00Z">
            <w:rPr>
              <w:rFonts w:ascii="Times New Roman" w:hAnsi="Times New Roman"/>
            </w:rPr>
          </w:rPrChange>
        </w:rPr>
        <w:t xml:space="preserve"> </w:t>
      </w:r>
      <w:r w:rsidRPr="009548C1">
        <w:rPr>
          <w:b/>
          <w:rPrChange w:id="650" w:author="Revision" w:date="2026-05-09T00:57:00Z">
            <w:rPr>
              <w:rFonts w:ascii="Times New Roman" w:hAnsi="Times New Roman"/>
              <w:b/>
            </w:rPr>
          </w:rPrChange>
        </w:rPr>
        <w:t>17</w:t>
      </w:r>
      <w:r w:rsidRPr="009548C1">
        <w:rPr>
          <w:rPrChange w:id="651" w:author="Revision" w:date="2026-05-09T00:57:00Z">
            <w:rPr>
              <w:rFonts w:ascii="Times New Roman" w:hAnsi="Times New Roman"/>
            </w:rPr>
          </w:rPrChange>
        </w:rPr>
        <w:t>, e1009098 (2021).</w:t>
      </w:r>
    </w:p>
    <w:p w14:paraId="181A01D0" w14:textId="77777777" w:rsidR="000925AE" w:rsidRPr="009548C1" w:rsidRDefault="000925AE" w:rsidP="000925AE">
      <w:pPr>
        <w:pStyle w:val="Bibliography"/>
        <w:rPr>
          <w:rPrChange w:id="652" w:author="Revision" w:date="2026-05-09T00:57:00Z">
            <w:rPr>
              <w:rFonts w:ascii="Times New Roman" w:hAnsi="Times New Roman"/>
            </w:rPr>
          </w:rPrChange>
        </w:rPr>
      </w:pPr>
      <w:r w:rsidRPr="009548C1">
        <w:rPr>
          <w:rPrChange w:id="653" w:author="Revision" w:date="2026-05-09T00:57:00Z">
            <w:rPr>
              <w:rFonts w:ascii="Times New Roman" w:hAnsi="Times New Roman"/>
            </w:rPr>
          </w:rPrChange>
        </w:rPr>
        <w:t xml:space="preserve">52. </w:t>
      </w:r>
      <w:r w:rsidRPr="009548C1">
        <w:rPr>
          <w:rPrChange w:id="654" w:author="Revision" w:date="2026-05-09T00:57:00Z">
            <w:rPr>
              <w:rFonts w:ascii="Times New Roman" w:hAnsi="Times New Roman"/>
            </w:rPr>
          </w:rPrChange>
        </w:rPr>
        <w:tab/>
        <w:t xml:space="preserve">J. Luk, P. Gross, W. W. Thompson, Observations on Mortality during the 1918 Influenza Pandemic. </w:t>
      </w:r>
      <w:r w:rsidRPr="009548C1">
        <w:rPr>
          <w:i/>
          <w:rPrChange w:id="655" w:author="Revision" w:date="2026-05-09T00:57:00Z">
            <w:rPr>
              <w:rFonts w:ascii="Times New Roman" w:hAnsi="Times New Roman"/>
              <w:i/>
            </w:rPr>
          </w:rPrChange>
        </w:rPr>
        <w:t>Clinical Infectious Diseases</w:t>
      </w:r>
      <w:r w:rsidRPr="009548C1">
        <w:rPr>
          <w:rPrChange w:id="656" w:author="Revision" w:date="2026-05-09T00:57:00Z">
            <w:rPr>
              <w:rFonts w:ascii="Times New Roman" w:hAnsi="Times New Roman"/>
            </w:rPr>
          </w:rPrChange>
        </w:rPr>
        <w:t xml:space="preserve"> </w:t>
      </w:r>
      <w:r w:rsidRPr="009548C1">
        <w:rPr>
          <w:b/>
          <w:rPrChange w:id="657" w:author="Revision" w:date="2026-05-09T00:57:00Z">
            <w:rPr>
              <w:rFonts w:ascii="Times New Roman" w:hAnsi="Times New Roman"/>
              <w:b/>
            </w:rPr>
          </w:rPrChange>
        </w:rPr>
        <w:t>33</w:t>
      </w:r>
      <w:r w:rsidRPr="009548C1">
        <w:rPr>
          <w:rPrChange w:id="658" w:author="Revision" w:date="2026-05-09T00:57:00Z">
            <w:rPr>
              <w:rFonts w:ascii="Times New Roman" w:hAnsi="Times New Roman"/>
            </w:rPr>
          </w:rPrChange>
        </w:rPr>
        <w:t>, 1375–1378 (2001).</w:t>
      </w:r>
    </w:p>
    <w:p w14:paraId="38C453A4" w14:textId="77777777" w:rsidR="000925AE" w:rsidRPr="009548C1" w:rsidRDefault="000925AE" w:rsidP="000925AE">
      <w:pPr>
        <w:pStyle w:val="Bibliography"/>
        <w:rPr>
          <w:rPrChange w:id="659" w:author="Revision" w:date="2026-05-09T00:57:00Z">
            <w:rPr>
              <w:rFonts w:ascii="Times New Roman" w:hAnsi="Times New Roman"/>
            </w:rPr>
          </w:rPrChange>
        </w:rPr>
      </w:pPr>
      <w:r w:rsidRPr="009548C1">
        <w:rPr>
          <w:rPrChange w:id="660" w:author="Revision" w:date="2026-05-09T00:57:00Z">
            <w:rPr>
              <w:rFonts w:ascii="Times New Roman" w:hAnsi="Times New Roman"/>
            </w:rPr>
          </w:rPrChange>
        </w:rPr>
        <w:t xml:space="preserve">53. </w:t>
      </w:r>
      <w:r w:rsidRPr="009548C1">
        <w:rPr>
          <w:rPrChange w:id="661" w:author="Revision" w:date="2026-05-09T00:57:00Z">
            <w:rPr>
              <w:rFonts w:ascii="Times New Roman" w:hAnsi="Times New Roman"/>
            </w:rPr>
          </w:rPrChange>
        </w:rPr>
        <w:tab/>
        <w:t xml:space="preserve">J. Taubenberger, D. Morens, 1918 Influenza: the Mother of All Pandemics. </w:t>
      </w:r>
      <w:r w:rsidRPr="009548C1">
        <w:rPr>
          <w:i/>
          <w:rPrChange w:id="662" w:author="Revision" w:date="2026-05-09T00:57:00Z">
            <w:rPr>
              <w:rFonts w:ascii="Times New Roman" w:hAnsi="Times New Roman"/>
              <w:i/>
            </w:rPr>
          </w:rPrChange>
        </w:rPr>
        <w:t>Emerging Infectious Disease journal</w:t>
      </w:r>
      <w:r w:rsidRPr="009548C1">
        <w:rPr>
          <w:rPrChange w:id="663" w:author="Revision" w:date="2026-05-09T00:57:00Z">
            <w:rPr>
              <w:rFonts w:ascii="Times New Roman" w:hAnsi="Times New Roman"/>
            </w:rPr>
          </w:rPrChange>
        </w:rPr>
        <w:t xml:space="preserve"> </w:t>
      </w:r>
      <w:r w:rsidRPr="009548C1">
        <w:rPr>
          <w:b/>
          <w:rPrChange w:id="664" w:author="Revision" w:date="2026-05-09T00:57:00Z">
            <w:rPr>
              <w:rFonts w:ascii="Times New Roman" w:hAnsi="Times New Roman"/>
              <w:b/>
            </w:rPr>
          </w:rPrChange>
        </w:rPr>
        <w:t>12</w:t>
      </w:r>
      <w:r w:rsidRPr="009548C1">
        <w:rPr>
          <w:rPrChange w:id="665" w:author="Revision" w:date="2026-05-09T00:57:00Z">
            <w:rPr>
              <w:rFonts w:ascii="Times New Roman" w:hAnsi="Times New Roman"/>
            </w:rPr>
          </w:rPrChange>
        </w:rPr>
        <w:t>, 15 (2006).</w:t>
      </w:r>
    </w:p>
    <w:p w14:paraId="5EC99491" w14:textId="77777777" w:rsidR="000925AE" w:rsidRPr="009548C1" w:rsidRDefault="000925AE" w:rsidP="000925AE">
      <w:pPr>
        <w:pStyle w:val="Bibliography"/>
        <w:rPr>
          <w:rPrChange w:id="666" w:author="Revision" w:date="2026-05-09T00:57:00Z">
            <w:rPr>
              <w:rFonts w:ascii="Times New Roman" w:hAnsi="Times New Roman"/>
            </w:rPr>
          </w:rPrChange>
        </w:rPr>
      </w:pPr>
      <w:r w:rsidRPr="009548C1">
        <w:rPr>
          <w:rPrChange w:id="667" w:author="Revision" w:date="2026-05-09T00:57:00Z">
            <w:rPr>
              <w:rFonts w:ascii="Times New Roman" w:hAnsi="Times New Roman"/>
            </w:rPr>
          </w:rPrChange>
        </w:rPr>
        <w:t xml:space="preserve">54. </w:t>
      </w:r>
      <w:r w:rsidRPr="009548C1">
        <w:rPr>
          <w:rPrChange w:id="668" w:author="Revision" w:date="2026-05-09T00:57:00Z">
            <w:rPr>
              <w:rFonts w:ascii="Times New Roman" w:hAnsi="Times New Roman"/>
            </w:rPr>
          </w:rPrChange>
        </w:rPr>
        <w:tab/>
        <w:t xml:space="preserve">J. Zhang, </w:t>
      </w:r>
      <w:r w:rsidRPr="009548C1">
        <w:rPr>
          <w:i/>
          <w:rPrChange w:id="669" w:author="Revision" w:date="2026-05-09T00:57:00Z">
            <w:rPr>
              <w:rFonts w:ascii="Times New Roman" w:hAnsi="Times New Roman"/>
              <w:i/>
            </w:rPr>
          </w:rPrChange>
        </w:rPr>
        <w:t>et al.</w:t>
      </w:r>
      <w:r w:rsidRPr="009548C1">
        <w:rPr>
          <w:rPrChange w:id="670" w:author="Revision" w:date="2026-05-09T00:57:00Z">
            <w:rPr>
              <w:rFonts w:ascii="Times New Roman" w:hAnsi="Times New Roman"/>
            </w:rPr>
          </w:rPrChange>
        </w:rPr>
        <w:t xml:space="preserve">, Changes in contact patterns shape the dynamics of the COVID-19 outbreak in China. </w:t>
      </w:r>
      <w:r w:rsidRPr="009548C1">
        <w:rPr>
          <w:i/>
          <w:rPrChange w:id="671" w:author="Revision" w:date="2026-05-09T00:57:00Z">
            <w:rPr>
              <w:rFonts w:ascii="Times New Roman" w:hAnsi="Times New Roman"/>
              <w:i/>
            </w:rPr>
          </w:rPrChange>
        </w:rPr>
        <w:t>Science</w:t>
      </w:r>
      <w:r w:rsidRPr="009548C1">
        <w:rPr>
          <w:rPrChange w:id="672" w:author="Revision" w:date="2026-05-09T00:57:00Z">
            <w:rPr>
              <w:rFonts w:ascii="Times New Roman" w:hAnsi="Times New Roman"/>
            </w:rPr>
          </w:rPrChange>
        </w:rPr>
        <w:t xml:space="preserve"> </w:t>
      </w:r>
      <w:r w:rsidRPr="009548C1">
        <w:rPr>
          <w:b/>
          <w:rPrChange w:id="673" w:author="Revision" w:date="2026-05-09T00:57:00Z">
            <w:rPr>
              <w:rFonts w:ascii="Times New Roman" w:hAnsi="Times New Roman"/>
              <w:b/>
            </w:rPr>
          </w:rPrChange>
        </w:rPr>
        <w:t>368</w:t>
      </w:r>
      <w:r w:rsidRPr="009548C1">
        <w:rPr>
          <w:rPrChange w:id="674" w:author="Revision" w:date="2026-05-09T00:57:00Z">
            <w:rPr>
              <w:rFonts w:ascii="Times New Roman" w:hAnsi="Times New Roman"/>
            </w:rPr>
          </w:rPrChange>
        </w:rPr>
        <w:t>, 1481–1486 (2020).</w:t>
      </w:r>
    </w:p>
    <w:p w14:paraId="76555E48" w14:textId="77777777" w:rsidR="000925AE" w:rsidRPr="009548C1" w:rsidRDefault="000925AE" w:rsidP="000925AE">
      <w:pPr>
        <w:pStyle w:val="Bibliography"/>
        <w:rPr>
          <w:rPrChange w:id="675" w:author="Revision" w:date="2026-05-09T00:57:00Z">
            <w:rPr>
              <w:rFonts w:ascii="Times New Roman" w:hAnsi="Times New Roman"/>
            </w:rPr>
          </w:rPrChange>
        </w:rPr>
      </w:pPr>
      <w:r w:rsidRPr="009548C1">
        <w:rPr>
          <w:rPrChange w:id="676" w:author="Revision" w:date="2026-05-09T00:57:00Z">
            <w:rPr>
              <w:rFonts w:ascii="Times New Roman" w:hAnsi="Times New Roman"/>
            </w:rPr>
          </w:rPrChange>
        </w:rPr>
        <w:t xml:space="preserve">55. </w:t>
      </w:r>
      <w:r w:rsidRPr="009548C1">
        <w:rPr>
          <w:rPrChange w:id="677" w:author="Revision" w:date="2026-05-09T00:57:00Z">
            <w:rPr>
              <w:rFonts w:ascii="Times New Roman" w:hAnsi="Times New Roman"/>
            </w:rPr>
          </w:rPrChange>
        </w:rPr>
        <w:tab/>
        <w:t xml:space="preserve">R. Verity, </w:t>
      </w:r>
      <w:r w:rsidRPr="009548C1">
        <w:rPr>
          <w:i/>
          <w:rPrChange w:id="678" w:author="Revision" w:date="2026-05-09T00:57:00Z">
            <w:rPr>
              <w:rFonts w:ascii="Times New Roman" w:hAnsi="Times New Roman"/>
              <w:i/>
            </w:rPr>
          </w:rPrChange>
        </w:rPr>
        <w:t>et al.</w:t>
      </w:r>
      <w:r w:rsidRPr="009548C1">
        <w:rPr>
          <w:rPrChange w:id="679" w:author="Revision" w:date="2026-05-09T00:57:00Z">
            <w:rPr>
              <w:rFonts w:ascii="Times New Roman" w:hAnsi="Times New Roman"/>
            </w:rPr>
          </w:rPrChange>
        </w:rPr>
        <w:t xml:space="preserve">, Estimates of the severity of coronavirus disease 2019: a model-based analysis. </w:t>
      </w:r>
      <w:r w:rsidRPr="009548C1">
        <w:rPr>
          <w:i/>
          <w:rPrChange w:id="680" w:author="Revision" w:date="2026-05-09T00:57:00Z">
            <w:rPr>
              <w:rFonts w:ascii="Times New Roman" w:hAnsi="Times New Roman"/>
              <w:i/>
            </w:rPr>
          </w:rPrChange>
        </w:rPr>
        <w:t>The Lancet Infectious Diseases</w:t>
      </w:r>
      <w:r w:rsidRPr="009548C1">
        <w:rPr>
          <w:rPrChange w:id="681" w:author="Revision" w:date="2026-05-09T00:57:00Z">
            <w:rPr>
              <w:rFonts w:ascii="Times New Roman" w:hAnsi="Times New Roman"/>
            </w:rPr>
          </w:rPrChange>
        </w:rPr>
        <w:t xml:space="preserve"> </w:t>
      </w:r>
      <w:r w:rsidRPr="009548C1">
        <w:rPr>
          <w:b/>
          <w:rPrChange w:id="682" w:author="Revision" w:date="2026-05-09T00:57:00Z">
            <w:rPr>
              <w:rFonts w:ascii="Times New Roman" w:hAnsi="Times New Roman"/>
              <w:b/>
            </w:rPr>
          </w:rPrChange>
        </w:rPr>
        <w:t>20</w:t>
      </w:r>
      <w:r w:rsidRPr="009548C1">
        <w:rPr>
          <w:rPrChange w:id="683" w:author="Revision" w:date="2026-05-09T00:57:00Z">
            <w:rPr>
              <w:rFonts w:ascii="Times New Roman" w:hAnsi="Times New Roman"/>
            </w:rPr>
          </w:rPrChange>
        </w:rPr>
        <w:t>, 669–677 (2020).</w:t>
      </w:r>
    </w:p>
    <w:p w14:paraId="440EE7AB" w14:textId="77777777" w:rsidR="000925AE" w:rsidRPr="009548C1" w:rsidRDefault="000925AE" w:rsidP="000925AE">
      <w:pPr>
        <w:pStyle w:val="Bibliography"/>
        <w:rPr>
          <w:rPrChange w:id="684" w:author="Revision" w:date="2026-05-09T00:57:00Z">
            <w:rPr>
              <w:rFonts w:ascii="Times New Roman" w:hAnsi="Times New Roman"/>
            </w:rPr>
          </w:rPrChange>
        </w:rPr>
      </w:pPr>
      <w:r w:rsidRPr="009548C1">
        <w:rPr>
          <w:rPrChange w:id="685" w:author="Revision" w:date="2026-05-09T00:57:00Z">
            <w:rPr>
              <w:rFonts w:ascii="Times New Roman" w:hAnsi="Times New Roman"/>
            </w:rPr>
          </w:rPrChange>
        </w:rPr>
        <w:t xml:space="preserve">56. </w:t>
      </w:r>
      <w:r w:rsidRPr="009548C1">
        <w:rPr>
          <w:rPrChange w:id="686" w:author="Revision" w:date="2026-05-09T00:57:00Z">
            <w:rPr>
              <w:rFonts w:ascii="Times New Roman" w:hAnsi="Times New Roman"/>
            </w:rPr>
          </w:rPrChange>
        </w:rPr>
        <w:tab/>
        <w:t xml:space="preserve">N. G. Davies, </w:t>
      </w:r>
      <w:r w:rsidRPr="009548C1">
        <w:rPr>
          <w:i/>
          <w:rPrChange w:id="687" w:author="Revision" w:date="2026-05-09T00:57:00Z">
            <w:rPr>
              <w:rFonts w:ascii="Times New Roman" w:hAnsi="Times New Roman"/>
              <w:i/>
            </w:rPr>
          </w:rPrChange>
        </w:rPr>
        <w:t>et al.</w:t>
      </w:r>
      <w:r w:rsidRPr="009548C1">
        <w:rPr>
          <w:rPrChange w:id="688" w:author="Revision" w:date="2026-05-09T00:57:00Z">
            <w:rPr>
              <w:rFonts w:ascii="Times New Roman" w:hAnsi="Times New Roman"/>
            </w:rPr>
          </w:rPrChange>
        </w:rPr>
        <w:t xml:space="preserve">, Age-dependent effects in the transmission and control of COVID-19 epidemics. </w:t>
      </w:r>
      <w:r w:rsidRPr="009548C1">
        <w:rPr>
          <w:i/>
          <w:rPrChange w:id="689" w:author="Revision" w:date="2026-05-09T00:57:00Z">
            <w:rPr>
              <w:rFonts w:ascii="Times New Roman" w:hAnsi="Times New Roman"/>
              <w:i/>
            </w:rPr>
          </w:rPrChange>
        </w:rPr>
        <w:t>Nature Medicine</w:t>
      </w:r>
      <w:r w:rsidRPr="009548C1">
        <w:rPr>
          <w:rPrChange w:id="690" w:author="Revision" w:date="2026-05-09T00:57:00Z">
            <w:rPr>
              <w:rFonts w:ascii="Times New Roman" w:hAnsi="Times New Roman"/>
            </w:rPr>
          </w:rPrChange>
        </w:rPr>
        <w:t xml:space="preserve"> </w:t>
      </w:r>
      <w:r w:rsidRPr="009548C1">
        <w:rPr>
          <w:b/>
          <w:rPrChange w:id="691" w:author="Revision" w:date="2026-05-09T00:57:00Z">
            <w:rPr>
              <w:rFonts w:ascii="Times New Roman" w:hAnsi="Times New Roman"/>
              <w:b/>
            </w:rPr>
          </w:rPrChange>
        </w:rPr>
        <w:t>26</w:t>
      </w:r>
      <w:r w:rsidRPr="009548C1">
        <w:rPr>
          <w:rPrChange w:id="692" w:author="Revision" w:date="2026-05-09T00:57:00Z">
            <w:rPr>
              <w:rFonts w:ascii="Times New Roman" w:hAnsi="Times New Roman"/>
            </w:rPr>
          </w:rPrChange>
        </w:rPr>
        <w:t>, 1205–1211 (2020).</w:t>
      </w:r>
    </w:p>
    <w:p w14:paraId="0ADA5A2D" w14:textId="77777777" w:rsidR="000925AE" w:rsidRPr="009548C1" w:rsidRDefault="000925AE" w:rsidP="000925AE">
      <w:pPr>
        <w:pStyle w:val="Bibliography"/>
        <w:rPr>
          <w:rPrChange w:id="693" w:author="Revision" w:date="2026-05-09T00:57:00Z">
            <w:rPr>
              <w:rFonts w:ascii="Times New Roman" w:hAnsi="Times New Roman"/>
            </w:rPr>
          </w:rPrChange>
        </w:rPr>
      </w:pPr>
      <w:r w:rsidRPr="009548C1">
        <w:rPr>
          <w:rPrChange w:id="694" w:author="Revision" w:date="2026-05-09T00:57:00Z">
            <w:rPr>
              <w:rFonts w:ascii="Times New Roman" w:hAnsi="Times New Roman"/>
            </w:rPr>
          </w:rPrChange>
        </w:rPr>
        <w:t xml:space="preserve">57. </w:t>
      </w:r>
      <w:r w:rsidRPr="009548C1">
        <w:rPr>
          <w:rPrChange w:id="695" w:author="Revision" w:date="2026-05-09T00:57:00Z">
            <w:rPr>
              <w:rFonts w:ascii="Times New Roman" w:hAnsi="Times New Roman"/>
            </w:rPr>
          </w:rPrChange>
        </w:rPr>
        <w:tab/>
        <w:t xml:space="preserve">L. E. Smith, </w:t>
      </w:r>
      <w:r w:rsidRPr="009548C1">
        <w:rPr>
          <w:i/>
          <w:rPrChange w:id="696" w:author="Revision" w:date="2026-05-09T00:57:00Z">
            <w:rPr>
              <w:rFonts w:ascii="Times New Roman" w:hAnsi="Times New Roman"/>
              <w:i/>
            </w:rPr>
          </w:rPrChange>
        </w:rPr>
        <w:t>et al.</w:t>
      </w:r>
      <w:r w:rsidRPr="009548C1">
        <w:rPr>
          <w:rPrChange w:id="697" w:author="Revision" w:date="2026-05-09T00:57:00Z">
            <w:rPr>
              <w:rFonts w:ascii="Times New Roman" w:hAnsi="Times New Roman"/>
            </w:rPr>
          </w:rPrChange>
        </w:rPr>
        <w:t xml:space="preserve">, A systematic review of factors affecting intended and actual adherence with antiviral medication as treatment or prophylaxis in seasonal and pandemic flu. </w:t>
      </w:r>
      <w:r w:rsidRPr="009548C1">
        <w:rPr>
          <w:i/>
          <w:rPrChange w:id="698" w:author="Revision" w:date="2026-05-09T00:57:00Z">
            <w:rPr>
              <w:rFonts w:ascii="Times New Roman" w:hAnsi="Times New Roman"/>
              <w:i/>
            </w:rPr>
          </w:rPrChange>
        </w:rPr>
        <w:t>Influenza and Other Respiratory Viruses</w:t>
      </w:r>
      <w:r w:rsidRPr="009548C1">
        <w:rPr>
          <w:rPrChange w:id="699" w:author="Revision" w:date="2026-05-09T00:57:00Z">
            <w:rPr>
              <w:rFonts w:ascii="Times New Roman" w:hAnsi="Times New Roman"/>
            </w:rPr>
          </w:rPrChange>
        </w:rPr>
        <w:t xml:space="preserve"> </w:t>
      </w:r>
      <w:r w:rsidRPr="009548C1">
        <w:rPr>
          <w:b/>
          <w:rPrChange w:id="700" w:author="Revision" w:date="2026-05-09T00:57:00Z">
            <w:rPr>
              <w:rFonts w:ascii="Times New Roman" w:hAnsi="Times New Roman"/>
              <w:b/>
            </w:rPr>
          </w:rPrChange>
        </w:rPr>
        <w:t>10</w:t>
      </w:r>
      <w:r w:rsidRPr="009548C1">
        <w:rPr>
          <w:rPrChange w:id="701" w:author="Revision" w:date="2026-05-09T00:57:00Z">
            <w:rPr>
              <w:rFonts w:ascii="Times New Roman" w:hAnsi="Times New Roman"/>
            </w:rPr>
          </w:rPrChange>
        </w:rPr>
        <w:t>, 462–478 (2016).</w:t>
      </w:r>
    </w:p>
    <w:p w14:paraId="75C215A9" w14:textId="77777777" w:rsidR="000925AE" w:rsidRPr="009548C1" w:rsidRDefault="000925AE" w:rsidP="000925AE">
      <w:pPr>
        <w:pStyle w:val="Bibliography"/>
        <w:rPr>
          <w:rPrChange w:id="702" w:author="Revision" w:date="2026-05-09T00:57:00Z">
            <w:rPr>
              <w:rFonts w:ascii="Times New Roman" w:hAnsi="Times New Roman"/>
            </w:rPr>
          </w:rPrChange>
        </w:rPr>
      </w:pPr>
      <w:r w:rsidRPr="009548C1">
        <w:rPr>
          <w:rPrChange w:id="703" w:author="Revision" w:date="2026-05-09T00:57:00Z">
            <w:rPr>
              <w:rFonts w:ascii="Times New Roman" w:hAnsi="Times New Roman"/>
            </w:rPr>
          </w:rPrChange>
        </w:rPr>
        <w:t xml:space="preserve">58. </w:t>
      </w:r>
      <w:r w:rsidRPr="009548C1">
        <w:rPr>
          <w:rPrChange w:id="704" w:author="Revision" w:date="2026-05-09T00:57:00Z">
            <w:rPr>
              <w:rFonts w:ascii="Times New Roman" w:hAnsi="Times New Roman"/>
            </w:rPr>
          </w:rPrChange>
        </w:rPr>
        <w:tab/>
        <w:t xml:space="preserve">J. Hsu, </w:t>
      </w:r>
      <w:r w:rsidRPr="009548C1">
        <w:rPr>
          <w:i/>
          <w:rPrChange w:id="705" w:author="Revision" w:date="2026-05-09T00:57:00Z">
            <w:rPr>
              <w:rFonts w:ascii="Times New Roman" w:hAnsi="Times New Roman"/>
              <w:i/>
            </w:rPr>
          </w:rPrChange>
        </w:rPr>
        <w:t>et al.</w:t>
      </w:r>
      <w:r w:rsidRPr="009548C1">
        <w:rPr>
          <w:rPrChange w:id="706" w:author="Revision" w:date="2026-05-09T00:57:00Z">
            <w:rPr>
              <w:rFonts w:ascii="Times New Roman" w:hAnsi="Times New Roman"/>
            </w:rPr>
          </w:rPrChange>
        </w:rPr>
        <w:t xml:space="preserve">, Antivirals for Treatment of Influenza. </w:t>
      </w:r>
      <w:r w:rsidRPr="009548C1">
        <w:rPr>
          <w:i/>
          <w:rPrChange w:id="707" w:author="Revision" w:date="2026-05-09T00:57:00Z">
            <w:rPr>
              <w:rFonts w:ascii="Times New Roman" w:hAnsi="Times New Roman"/>
              <w:i/>
            </w:rPr>
          </w:rPrChange>
        </w:rPr>
        <w:t>Ann Intern Med</w:t>
      </w:r>
      <w:r w:rsidRPr="009548C1">
        <w:rPr>
          <w:rPrChange w:id="708" w:author="Revision" w:date="2026-05-09T00:57:00Z">
            <w:rPr>
              <w:rFonts w:ascii="Times New Roman" w:hAnsi="Times New Roman"/>
            </w:rPr>
          </w:rPrChange>
        </w:rPr>
        <w:t xml:space="preserve"> </w:t>
      </w:r>
      <w:r w:rsidRPr="009548C1">
        <w:rPr>
          <w:b/>
          <w:rPrChange w:id="709" w:author="Revision" w:date="2026-05-09T00:57:00Z">
            <w:rPr>
              <w:rFonts w:ascii="Times New Roman" w:hAnsi="Times New Roman"/>
              <w:b/>
            </w:rPr>
          </w:rPrChange>
        </w:rPr>
        <w:t>156</w:t>
      </w:r>
      <w:r w:rsidRPr="009548C1">
        <w:rPr>
          <w:rPrChange w:id="710" w:author="Revision" w:date="2026-05-09T00:57:00Z">
            <w:rPr>
              <w:rFonts w:ascii="Times New Roman" w:hAnsi="Times New Roman"/>
            </w:rPr>
          </w:rPrChange>
        </w:rPr>
        <w:t>, 512–524 (2012).</w:t>
      </w:r>
    </w:p>
    <w:p w14:paraId="31C5DFC5" w14:textId="77777777" w:rsidR="000925AE" w:rsidRPr="009548C1" w:rsidRDefault="000925AE" w:rsidP="000925AE">
      <w:pPr>
        <w:pStyle w:val="Bibliography"/>
        <w:rPr>
          <w:rPrChange w:id="711" w:author="Revision" w:date="2026-05-09T00:57:00Z">
            <w:rPr>
              <w:rFonts w:ascii="Times New Roman" w:hAnsi="Times New Roman"/>
            </w:rPr>
          </w:rPrChange>
        </w:rPr>
      </w:pPr>
      <w:r w:rsidRPr="009548C1">
        <w:rPr>
          <w:rPrChange w:id="712" w:author="Revision" w:date="2026-05-09T00:57:00Z">
            <w:rPr>
              <w:rFonts w:ascii="Times New Roman" w:hAnsi="Times New Roman"/>
            </w:rPr>
          </w:rPrChange>
        </w:rPr>
        <w:t xml:space="preserve">59. </w:t>
      </w:r>
      <w:r w:rsidRPr="009548C1">
        <w:rPr>
          <w:rPrChange w:id="713" w:author="Revision" w:date="2026-05-09T00:57:00Z">
            <w:rPr>
              <w:rFonts w:ascii="Times New Roman" w:hAnsi="Times New Roman"/>
            </w:rPr>
          </w:rPrChange>
        </w:rPr>
        <w:tab/>
        <w:t xml:space="preserve">J. Baker, </w:t>
      </w:r>
      <w:r w:rsidRPr="009548C1">
        <w:rPr>
          <w:i/>
          <w:rPrChange w:id="714" w:author="Revision" w:date="2026-05-09T00:57:00Z">
            <w:rPr>
              <w:rFonts w:ascii="Times New Roman" w:hAnsi="Times New Roman"/>
              <w:i/>
            </w:rPr>
          </w:rPrChange>
        </w:rPr>
        <w:t>et al.</w:t>
      </w:r>
      <w:r w:rsidRPr="009548C1">
        <w:rPr>
          <w:rPrChange w:id="715" w:author="Revision" w:date="2026-05-09T00:57:00Z">
            <w:rPr>
              <w:rFonts w:ascii="Times New Roman" w:hAnsi="Times New Roman"/>
            </w:rPr>
          </w:rPrChange>
        </w:rPr>
        <w:t xml:space="preserve">, Baloxavir Marboxil Single-dose Treatment in Influenza-infected Children: A Randomized, Double-blind, Active Controlled Phase 3 Safety and Efficacy Trial (miniSTONE-2). </w:t>
      </w:r>
      <w:r w:rsidRPr="009548C1">
        <w:rPr>
          <w:i/>
          <w:rPrChange w:id="716" w:author="Revision" w:date="2026-05-09T00:57:00Z">
            <w:rPr>
              <w:rFonts w:ascii="Times New Roman" w:hAnsi="Times New Roman"/>
              <w:i/>
            </w:rPr>
          </w:rPrChange>
        </w:rPr>
        <w:t>The Pediatric Infectious Disease Journal</w:t>
      </w:r>
      <w:r w:rsidRPr="009548C1">
        <w:rPr>
          <w:rPrChange w:id="717" w:author="Revision" w:date="2026-05-09T00:57:00Z">
            <w:rPr>
              <w:rFonts w:ascii="Times New Roman" w:hAnsi="Times New Roman"/>
            </w:rPr>
          </w:rPrChange>
        </w:rPr>
        <w:t xml:space="preserve"> </w:t>
      </w:r>
      <w:r w:rsidRPr="009548C1">
        <w:rPr>
          <w:b/>
          <w:rPrChange w:id="718" w:author="Revision" w:date="2026-05-09T00:57:00Z">
            <w:rPr>
              <w:rFonts w:ascii="Times New Roman" w:hAnsi="Times New Roman"/>
              <w:b/>
            </w:rPr>
          </w:rPrChange>
        </w:rPr>
        <w:t>39</w:t>
      </w:r>
      <w:r w:rsidRPr="009548C1">
        <w:rPr>
          <w:rPrChange w:id="719" w:author="Revision" w:date="2026-05-09T00:57:00Z">
            <w:rPr>
              <w:rFonts w:ascii="Times New Roman" w:hAnsi="Times New Roman"/>
            </w:rPr>
          </w:rPrChange>
        </w:rPr>
        <w:t xml:space="preserve"> (2020).</w:t>
      </w:r>
    </w:p>
    <w:p w14:paraId="0F264749" w14:textId="77777777" w:rsidR="000925AE" w:rsidRPr="009548C1" w:rsidRDefault="000925AE" w:rsidP="000925AE">
      <w:pPr>
        <w:pStyle w:val="Bibliography"/>
        <w:rPr>
          <w:rPrChange w:id="720" w:author="Revision" w:date="2026-05-09T00:57:00Z">
            <w:rPr>
              <w:rFonts w:ascii="Times New Roman" w:hAnsi="Times New Roman"/>
            </w:rPr>
          </w:rPrChange>
        </w:rPr>
      </w:pPr>
      <w:r w:rsidRPr="009548C1">
        <w:rPr>
          <w:rPrChange w:id="721" w:author="Revision" w:date="2026-05-09T00:57:00Z">
            <w:rPr>
              <w:rFonts w:ascii="Times New Roman" w:hAnsi="Times New Roman"/>
            </w:rPr>
          </w:rPrChange>
        </w:rPr>
        <w:t xml:space="preserve">60. </w:t>
      </w:r>
      <w:r w:rsidRPr="009548C1">
        <w:rPr>
          <w:rPrChange w:id="722" w:author="Revision" w:date="2026-05-09T00:57:00Z">
            <w:rPr>
              <w:rFonts w:ascii="Times New Roman" w:hAnsi="Times New Roman"/>
            </w:rPr>
          </w:rPrChange>
        </w:rPr>
        <w:tab/>
        <w:t xml:space="preserve">N. Hirotsu, </w:t>
      </w:r>
      <w:r w:rsidRPr="009548C1">
        <w:rPr>
          <w:i/>
          <w:rPrChange w:id="723" w:author="Revision" w:date="2026-05-09T00:57:00Z">
            <w:rPr>
              <w:rFonts w:ascii="Times New Roman" w:hAnsi="Times New Roman"/>
              <w:i/>
            </w:rPr>
          </w:rPrChange>
        </w:rPr>
        <w:t>et al.</w:t>
      </w:r>
      <w:r w:rsidRPr="009548C1">
        <w:rPr>
          <w:rPrChange w:id="724" w:author="Revision" w:date="2026-05-09T00:57:00Z">
            <w:rPr>
              <w:rFonts w:ascii="Times New Roman" w:hAnsi="Times New Roman"/>
            </w:rPr>
          </w:rPrChange>
        </w:rPr>
        <w:t xml:space="preserve">, Baloxavir safety and clinical and virologic outcomes in influenza virus-infected pediatric patients by age group: age-based pooled analysis of two pediatric studies conducted in Japan. </w:t>
      </w:r>
      <w:r w:rsidRPr="009548C1">
        <w:rPr>
          <w:i/>
          <w:rPrChange w:id="725" w:author="Revision" w:date="2026-05-09T00:57:00Z">
            <w:rPr>
              <w:rFonts w:ascii="Times New Roman" w:hAnsi="Times New Roman"/>
              <w:i/>
            </w:rPr>
          </w:rPrChange>
        </w:rPr>
        <w:t>BMC Pediatrics</w:t>
      </w:r>
      <w:r w:rsidRPr="009548C1">
        <w:rPr>
          <w:rPrChange w:id="726" w:author="Revision" w:date="2026-05-09T00:57:00Z">
            <w:rPr>
              <w:rFonts w:ascii="Times New Roman" w:hAnsi="Times New Roman"/>
            </w:rPr>
          </w:rPrChange>
        </w:rPr>
        <w:t xml:space="preserve"> </w:t>
      </w:r>
      <w:r w:rsidRPr="009548C1">
        <w:rPr>
          <w:b/>
          <w:rPrChange w:id="727" w:author="Revision" w:date="2026-05-09T00:57:00Z">
            <w:rPr>
              <w:rFonts w:ascii="Times New Roman" w:hAnsi="Times New Roman"/>
              <w:b/>
            </w:rPr>
          </w:rPrChange>
        </w:rPr>
        <w:t>23</w:t>
      </w:r>
      <w:r w:rsidRPr="009548C1">
        <w:rPr>
          <w:rPrChange w:id="728" w:author="Revision" w:date="2026-05-09T00:57:00Z">
            <w:rPr>
              <w:rFonts w:ascii="Times New Roman" w:hAnsi="Times New Roman"/>
            </w:rPr>
          </w:rPrChange>
        </w:rPr>
        <w:t>, 35 (2023).</w:t>
      </w:r>
    </w:p>
    <w:p w14:paraId="4A897045" w14:textId="77777777" w:rsidR="000925AE" w:rsidRPr="009548C1" w:rsidRDefault="000925AE" w:rsidP="000925AE">
      <w:pPr>
        <w:pStyle w:val="Bibliography"/>
        <w:rPr>
          <w:rPrChange w:id="729" w:author="Revision" w:date="2026-05-09T00:57:00Z">
            <w:rPr>
              <w:rFonts w:ascii="Times New Roman" w:hAnsi="Times New Roman"/>
            </w:rPr>
          </w:rPrChange>
        </w:rPr>
      </w:pPr>
      <w:r w:rsidRPr="009548C1">
        <w:rPr>
          <w:rPrChange w:id="730" w:author="Revision" w:date="2026-05-09T00:57:00Z">
            <w:rPr>
              <w:rFonts w:ascii="Times New Roman" w:hAnsi="Times New Roman"/>
            </w:rPr>
          </w:rPrChange>
        </w:rPr>
        <w:t xml:space="preserve">61. </w:t>
      </w:r>
      <w:r w:rsidRPr="009548C1">
        <w:rPr>
          <w:rPrChange w:id="731" w:author="Revision" w:date="2026-05-09T00:57:00Z">
            <w:rPr>
              <w:rFonts w:ascii="Times New Roman" w:hAnsi="Times New Roman"/>
            </w:rPr>
          </w:rPrChange>
        </w:rPr>
        <w:tab/>
        <w:t xml:space="preserve">M. G. Ison, </w:t>
      </w:r>
      <w:r w:rsidRPr="009548C1">
        <w:rPr>
          <w:i/>
          <w:rPrChange w:id="732" w:author="Revision" w:date="2026-05-09T00:57:00Z">
            <w:rPr>
              <w:rFonts w:ascii="Times New Roman" w:hAnsi="Times New Roman"/>
              <w:i/>
            </w:rPr>
          </w:rPrChange>
        </w:rPr>
        <w:t>et al.</w:t>
      </w:r>
      <w:r w:rsidRPr="009548C1">
        <w:rPr>
          <w:rPrChange w:id="733" w:author="Revision" w:date="2026-05-09T00:57:00Z">
            <w:rPr>
              <w:rFonts w:ascii="Times New Roman" w:hAnsi="Times New Roman"/>
            </w:rPr>
          </w:rPrChange>
        </w:rPr>
        <w:t xml:space="preserve">, Early treatment with baloxavir marboxil in high-risk adolescent and adult outpatients with uncomplicated influenza (CAPSTONE-2): a randomised, placebo-controlled, phase 3 trial. </w:t>
      </w:r>
      <w:r w:rsidRPr="009548C1">
        <w:rPr>
          <w:i/>
          <w:rPrChange w:id="734" w:author="Revision" w:date="2026-05-09T00:57:00Z">
            <w:rPr>
              <w:rFonts w:ascii="Times New Roman" w:hAnsi="Times New Roman"/>
              <w:i/>
            </w:rPr>
          </w:rPrChange>
        </w:rPr>
        <w:t>The Lancet Infectious Diseases</w:t>
      </w:r>
      <w:r w:rsidRPr="009548C1">
        <w:rPr>
          <w:rPrChange w:id="735" w:author="Revision" w:date="2026-05-09T00:57:00Z">
            <w:rPr>
              <w:rFonts w:ascii="Times New Roman" w:hAnsi="Times New Roman"/>
            </w:rPr>
          </w:rPrChange>
        </w:rPr>
        <w:t xml:space="preserve"> </w:t>
      </w:r>
      <w:r w:rsidRPr="009548C1">
        <w:rPr>
          <w:b/>
          <w:rPrChange w:id="736" w:author="Revision" w:date="2026-05-09T00:57:00Z">
            <w:rPr>
              <w:rFonts w:ascii="Times New Roman" w:hAnsi="Times New Roman"/>
              <w:b/>
            </w:rPr>
          </w:rPrChange>
        </w:rPr>
        <w:t>20</w:t>
      </w:r>
      <w:r w:rsidRPr="009548C1">
        <w:rPr>
          <w:rPrChange w:id="737" w:author="Revision" w:date="2026-05-09T00:57:00Z">
            <w:rPr>
              <w:rFonts w:ascii="Times New Roman" w:hAnsi="Times New Roman"/>
            </w:rPr>
          </w:rPrChange>
        </w:rPr>
        <w:t>, 1204–1214 (2020).</w:t>
      </w:r>
    </w:p>
    <w:p w14:paraId="15A4DC1D" w14:textId="77777777" w:rsidR="000925AE" w:rsidRPr="009548C1" w:rsidRDefault="000925AE" w:rsidP="000925AE">
      <w:pPr>
        <w:pStyle w:val="Bibliography"/>
        <w:rPr>
          <w:rPrChange w:id="738" w:author="Revision" w:date="2026-05-09T00:57:00Z">
            <w:rPr>
              <w:rFonts w:ascii="Times New Roman" w:hAnsi="Times New Roman"/>
            </w:rPr>
          </w:rPrChange>
        </w:rPr>
      </w:pPr>
      <w:r w:rsidRPr="009548C1">
        <w:rPr>
          <w:rPrChange w:id="739" w:author="Revision" w:date="2026-05-09T00:57:00Z">
            <w:rPr>
              <w:rFonts w:ascii="Times New Roman" w:hAnsi="Times New Roman"/>
            </w:rPr>
          </w:rPrChange>
        </w:rPr>
        <w:t xml:space="preserve">62. </w:t>
      </w:r>
      <w:r w:rsidRPr="009548C1">
        <w:rPr>
          <w:rPrChange w:id="740" w:author="Revision" w:date="2026-05-09T00:57:00Z">
            <w:rPr>
              <w:rFonts w:ascii="Times New Roman" w:hAnsi="Times New Roman"/>
            </w:rPr>
          </w:rPrChange>
        </w:rPr>
        <w:tab/>
        <w:t xml:space="preserve">L. Checkmahomed, </w:t>
      </w:r>
      <w:r w:rsidRPr="009548C1">
        <w:rPr>
          <w:i/>
          <w:rPrChange w:id="741" w:author="Revision" w:date="2026-05-09T00:57:00Z">
            <w:rPr>
              <w:rFonts w:ascii="Times New Roman" w:hAnsi="Times New Roman"/>
              <w:i/>
            </w:rPr>
          </w:rPrChange>
        </w:rPr>
        <w:t>et al.</w:t>
      </w:r>
      <w:r w:rsidRPr="009548C1">
        <w:rPr>
          <w:rPrChange w:id="742" w:author="Revision" w:date="2026-05-09T00:57:00Z">
            <w:rPr>
              <w:rFonts w:ascii="Times New Roman" w:hAnsi="Times New Roman"/>
            </w:rPr>
          </w:rPrChange>
        </w:rPr>
        <w:t xml:space="preserve">, Impact of the Baloxavir-Resistant Polymerase Acid I38T Substitution on the Fitness of Contemporary Influenza A(H1N1)pdm09 and A(H3N2) Strains. </w:t>
      </w:r>
      <w:r w:rsidRPr="009548C1">
        <w:rPr>
          <w:i/>
          <w:rPrChange w:id="743" w:author="Revision" w:date="2026-05-09T00:57:00Z">
            <w:rPr>
              <w:rFonts w:ascii="Times New Roman" w:hAnsi="Times New Roman"/>
              <w:i/>
            </w:rPr>
          </w:rPrChange>
        </w:rPr>
        <w:t>The Journal of Infectious Diseases</w:t>
      </w:r>
      <w:r w:rsidRPr="009548C1">
        <w:rPr>
          <w:rPrChange w:id="744" w:author="Revision" w:date="2026-05-09T00:57:00Z">
            <w:rPr>
              <w:rFonts w:ascii="Times New Roman" w:hAnsi="Times New Roman"/>
            </w:rPr>
          </w:rPrChange>
        </w:rPr>
        <w:t xml:space="preserve"> </w:t>
      </w:r>
      <w:r w:rsidRPr="009548C1">
        <w:rPr>
          <w:b/>
          <w:rPrChange w:id="745" w:author="Revision" w:date="2026-05-09T00:57:00Z">
            <w:rPr>
              <w:rFonts w:ascii="Times New Roman" w:hAnsi="Times New Roman"/>
              <w:b/>
            </w:rPr>
          </w:rPrChange>
        </w:rPr>
        <w:t>221</w:t>
      </w:r>
      <w:r w:rsidRPr="009548C1">
        <w:rPr>
          <w:rPrChange w:id="746" w:author="Revision" w:date="2026-05-09T00:57:00Z">
            <w:rPr>
              <w:rFonts w:ascii="Times New Roman" w:hAnsi="Times New Roman"/>
            </w:rPr>
          </w:rPrChange>
        </w:rPr>
        <w:t>, 63–70 (2020).</w:t>
      </w:r>
    </w:p>
    <w:p w14:paraId="709CFE3A" w14:textId="77777777" w:rsidR="000925AE" w:rsidRPr="009548C1" w:rsidRDefault="000925AE" w:rsidP="000925AE">
      <w:pPr>
        <w:pStyle w:val="Bibliography"/>
        <w:rPr>
          <w:rPrChange w:id="747" w:author="Revision" w:date="2026-05-09T00:57:00Z">
            <w:rPr>
              <w:rFonts w:ascii="Times New Roman" w:hAnsi="Times New Roman"/>
            </w:rPr>
          </w:rPrChange>
        </w:rPr>
      </w:pPr>
      <w:r w:rsidRPr="009548C1">
        <w:rPr>
          <w:rPrChange w:id="748" w:author="Revision" w:date="2026-05-09T00:57:00Z">
            <w:rPr>
              <w:rFonts w:ascii="Times New Roman" w:hAnsi="Times New Roman"/>
            </w:rPr>
          </w:rPrChange>
        </w:rPr>
        <w:t xml:space="preserve">63. </w:t>
      </w:r>
      <w:r w:rsidRPr="009548C1">
        <w:rPr>
          <w:rPrChange w:id="749" w:author="Revision" w:date="2026-05-09T00:57:00Z">
            <w:rPr>
              <w:rFonts w:ascii="Times New Roman" w:hAnsi="Times New Roman"/>
            </w:rPr>
          </w:rPrChange>
        </w:rPr>
        <w:tab/>
        <w:t xml:space="preserve">J. C. Jones, </w:t>
      </w:r>
      <w:r w:rsidRPr="009548C1">
        <w:rPr>
          <w:i/>
          <w:rPrChange w:id="750" w:author="Revision" w:date="2026-05-09T00:57:00Z">
            <w:rPr>
              <w:rFonts w:ascii="Times New Roman" w:hAnsi="Times New Roman"/>
              <w:i/>
            </w:rPr>
          </w:rPrChange>
        </w:rPr>
        <w:t>et al.</w:t>
      </w:r>
      <w:r w:rsidRPr="009548C1">
        <w:rPr>
          <w:rPrChange w:id="751" w:author="Revision" w:date="2026-05-09T00:57:00Z">
            <w:rPr>
              <w:rFonts w:ascii="Times New Roman" w:hAnsi="Times New Roman"/>
            </w:rPr>
          </w:rPrChange>
        </w:rPr>
        <w:t xml:space="preserve">, Influenza A virus polymerase acidic protein E23G/K substitutions weaken key baloxavir drug-binding contacts with minimal impact on replication and transmission. </w:t>
      </w:r>
      <w:r w:rsidRPr="009548C1">
        <w:rPr>
          <w:i/>
          <w:rPrChange w:id="752" w:author="Revision" w:date="2026-05-09T00:57:00Z">
            <w:rPr>
              <w:rFonts w:ascii="Times New Roman" w:hAnsi="Times New Roman"/>
              <w:i/>
            </w:rPr>
          </w:rPrChange>
        </w:rPr>
        <w:t>PLOS Pathogens</w:t>
      </w:r>
      <w:r w:rsidRPr="009548C1">
        <w:rPr>
          <w:rPrChange w:id="753" w:author="Revision" w:date="2026-05-09T00:57:00Z">
            <w:rPr>
              <w:rFonts w:ascii="Times New Roman" w:hAnsi="Times New Roman"/>
            </w:rPr>
          </w:rPrChange>
        </w:rPr>
        <w:t xml:space="preserve"> </w:t>
      </w:r>
      <w:r w:rsidRPr="009548C1">
        <w:rPr>
          <w:b/>
          <w:rPrChange w:id="754" w:author="Revision" w:date="2026-05-09T00:57:00Z">
            <w:rPr>
              <w:rFonts w:ascii="Times New Roman" w:hAnsi="Times New Roman"/>
              <w:b/>
            </w:rPr>
          </w:rPrChange>
        </w:rPr>
        <w:t>18</w:t>
      </w:r>
      <w:r w:rsidRPr="009548C1">
        <w:rPr>
          <w:rPrChange w:id="755" w:author="Revision" w:date="2026-05-09T00:57:00Z">
            <w:rPr>
              <w:rFonts w:ascii="Times New Roman" w:hAnsi="Times New Roman"/>
            </w:rPr>
          </w:rPrChange>
        </w:rPr>
        <w:t>, e1010698 (2022).</w:t>
      </w:r>
    </w:p>
    <w:p w14:paraId="51D1F207" w14:textId="77777777" w:rsidR="000925AE" w:rsidRPr="009548C1" w:rsidRDefault="000925AE" w:rsidP="000925AE">
      <w:pPr>
        <w:pStyle w:val="Bibliography"/>
        <w:rPr>
          <w:rPrChange w:id="756" w:author="Revision" w:date="2026-05-09T00:57:00Z">
            <w:rPr>
              <w:rFonts w:ascii="Times New Roman" w:hAnsi="Times New Roman"/>
            </w:rPr>
          </w:rPrChange>
        </w:rPr>
      </w:pPr>
      <w:r w:rsidRPr="009548C1">
        <w:rPr>
          <w:rPrChange w:id="757" w:author="Revision" w:date="2026-05-09T00:57:00Z">
            <w:rPr>
              <w:rFonts w:ascii="Times New Roman" w:hAnsi="Times New Roman"/>
            </w:rPr>
          </w:rPrChange>
        </w:rPr>
        <w:t xml:space="preserve">64. </w:t>
      </w:r>
      <w:r w:rsidRPr="009548C1">
        <w:rPr>
          <w:rPrChange w:id="758" w:author="Revision" w:date="2026-05-09T00:57:00Z">
            <w:rPr>
              <w:rFonts w:ascii="Times New Roman" w:hAnsi="Times New Roman"/>
            </w:rPr>
          </w:rPrChange>
        </w:rPr>
        <w:tab/>
        <w:t xml:space="preserve">Hickerson Brady T., </w:t>
      </w:r>
      <w:r w:rsidRPr="009548C1">
        <w:rPr>
          <w:i/>
          <w:rPrChange w:id="759" w:author="Revision" w:date="2026-05-09T00:57:00Z">
            <w:rPr>
              <w:rFonts w:ascii="Times New Roman" w:hAnsi="Times New Roman"/>
              <w:i/>
            </w:rPr>
          </w:rPrChange>
        </w:rPr>
        <w:t>et al.</w:t>
      </w:r>
      <w:r w:rsidRPr="009548C1">
        <w:rPr>
          <w:rPrChange w:id="760" w:author="Revision" w:date="2026-05-09T00:57:00Z">
            <w:rPr>
              <w:rFonts w:ascii="Times New Roman" w:hAnsi="Times New Roman"/>
            </w:rPr>
          </w:rPrChange>
        </w:rPr>
        <w:t xml:space="preserve">, Impact of Baloxavir Resistance-Associated Substitutions on Influenza Virus Growth and Drug Susceptibility. </w:t>
      </w:r>
      <w:r w:rsidRPr="009548C1">
        <w:rPr>
          <w:i/>
          <w:rPrChange w:id="761" w:author="Revision" w:date="2026-05-09T00:57:00Z">
            <w:rPr>
              <w:rFonts w:ascii="Times New Roman" w:hAnsi="Times New Roman"/>
              <w:i/>
            </w:rPr>
          </w:rPrChange>
        </w:rPr>
        <w:t>Journal of Virology</w:t>
      </w:r>
      <w:r w:rsidRPr="009548C1">
        <w:rPr>
          <w:rPrChange w:id="762" w:author="Revision" w:date="2026-05-09T00:57:00Z">
            <w:rPr>
              <w:rFonts w:ascii="Times New Roman" w:hAnsi="Times New Roman"/>
            </w:rPr>
          </w:rPrChange>
        </w:rPr>
        <w:t xml:space="preserve"> </w:t>
      </w:r>
      <w:r w:rsidRPr="009548C1">
        <w:rPr>
          <w:b/>
          <w:rPrChange w:id="763" w:author="Revision" w:date="2026-05-09T00:57:00Z">
            <w:rPr>
              <w:rFonts w:ascii="Times New Roman" w:hAnsi="Times New Roman"/>
              <w:b/>
            </w:rPr>
          </w:rPrChange>
        </w:rPr>
        <w:t>97</w:t>
      </w:r>
      <w:r w:rsidRPr="009548C1">
        <w:rPr>
          <w:rPrChange w:id="764" w:author="Revision" w:date="2026-05-09T00:57:00Z">
            <w:rPr>
              <w:rFonts w:ascii="Times New Roman" w:hAnsi="Times New Roman"/>
            </w:rPr>
          </w:rPrChange>
        </w:rPr>
        <w:t>, e00154-23 (2023).</w:t>
      </w:r>
    </w:p>
    <w:p w14:paraId="0072F1CA" w14:textId="433E975E" w:rsidR="00E6133D" w:rsidRPr="009548C1" w:rsidRDefault="0048411F" w:rsidP="00F57B3A">
      <w:pPr>
        <w:pStyle w:val="Bibliography"/>
        <w:rPr>
          <w:rFonts w:ascii="Arial" w:hAnsi="Arial"/>
          <w:rPrChange w:id="765" w:author="Revision" w:date="2026-05-09T00:57:00Z">
            <w:rPr/>
          </w:rPrChange>
        </w:rPr>
      </w:pPr>
      <w:r w:rsidRPr="009548C1">
        <w:rPr>
          <w:rFonts w:ascii="Arial" w:hAnsi="Arial"/>
          <w:rPrChange w:id="766" w:author="Revision" w:date="2026-05-09T00:57:00Z">
            <w:rPr/>
          </w:rPrChange>
        </w:rPr>
        <w:fldChar w:fldCharType="end"/>
      </w:r>
    </w:p>
    <w:p w14:paraId="54B2741A" w14:textId="77777777" w:rsidR="00E6133D" w:rsidRPr="0027498E"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652333DC" w14:textId="77777777" w:rsidR="009B2E0E" w:rsidRPr="0027498E" w:rsidRDefault="009B2E0E">
      <w:pPr>
        <w:rPr>
          <w:rFonts w:ascii="Arial" w:hAnsi="Arial" w:cs="Arial"/>
          <w:b/>
          <w:color w:val="000000"/>
          <w:sz w:val="20"/>
          <w:szCs w:val="20"/>
        </w:rPr>
      </w:pPr>
      <w:r w:rsidRPr="0027498E">
        <w:rPr>
          <w:rFonts w:ascii="Arial" w:hAnsi="Arial" w:cs="Arial"/>
          <w:b/>
          <w:color w:val="000000"/>
          <w:sz w:val="20"/>
          <w:szCs w:val="20"/>
        </w:rPr>
        <w:br w:type="page"/>
      </w:r>
    </w:p>
    <w:p w14:paraId="5D1CD93E" w14:textId="0AE3EDB7" w:rsidR="00980C22" w:rsidRPr="0027498E"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sidRPr="0027498E">
        <w:rPr>
          <w:rFonts w:ascii="Arial" w:hAnsi="Arial" w:cs="Arial"/>
          <w:b/>
          <w:color w:val="000000"/>
          <w:sz w:val="20"/>
          <w:szCs w:val="20"/>
        </w:rPr>
        <w:t>Figures and Tables</w:t>
      </w:r>
    </w:p>
    <w:p w14:paraId="289D0221" w14:textId="77777777" w:rsidR="00E6133D" w:rsidRPr="0027498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382A42AC" w14:textId="7777777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drawing>
          <wp:inline distT="0" distB="0" distL="0" distR="0" wp14:anchorId="3D8436EE" wp14:editId="143C11AB">
            <wp:extent cx="5722067" cy="22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541A5DA9" w14:textId="1A924726" w:rsidR="00980C22"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Figure 1: Mean percentage deaths averted by test-and-treat with oral antivirals in 186 countries under idealised assumptions</w:t>
      </w:r>
      <w:r w:rsidRPr="0027498E">
        <w:rPr>
          <w:rFonts w:ascii="Arial" w:eastAsia="Times New Roman" w:hAnsi="Arial" w:cs="Arial"/>
          <w:sz w:val="20"/>
          <w:szCs w:val="24"/>
        </w:rPr>
        <w:t>. Baloxavir marboxil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1918 A/H1N1 pandemic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w:t>
      </w:r>
      <w:r w:rsidRPr="0027498E">
        <w:rPr>
          <w:rFonts w:ascii="Arial" w:eastAsia="Times New Roman" w:hAnsi="Arial" w:cs="Arial"/>
          <w:b/>
          <w:sz w:val="20"/>
          <w:szCs w:val="24"/>
        </w:rPr>
        <w:t>B</w:t>
      </w:r>
      <w:r w:rsidRPr="0027498E">
        <w:rPr>
          <w:rFonts w:ascii="Arial" w:eastAsia="Times New Roman" w:hAnsi="Arial" w:cs="Arial"/>
          <w:sz w:val="20"/>
          <w:szCs w:val="24"/>
        </w:rPr>
        <w:t>) Hypothetical influenza pandemic with COVID-19-like disease burden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 xml:space="preserve">=3.0) but generation interval akin to seasonal influenza viruses.   </w:t>
      </w:r>
    </w:p>
    <w:p w14:paraId="3710ECE5" w14:textId="77777777"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0B73D9FB" w14:textId="5E77DAC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drawing>
          <wp:inline distT="0" distB="0" distL="0" distR="0" wp14:anchorId="171E05BD" wp14:editId="75C0ECD7">
            <wp:extent cx="5722064" cy="22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00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2064" cy="2286595"/>
                    </a:xfrm>
                    <a:prstGeom prst="rect">
                      <a:avLst/>
                    </a:prstGeom>
                  </pic:spPr>
                </pic:pic>
              </a:graphicData>
            </a:graphic>
          </wp:inline>
        </w:drawing>
      </w:r>
    </w:p>
    <w:p w14:paraId="62158371" w14:textId="69502830"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 xml:space="preserve">Figure 2: </w:t>
      </w:r>
      <w:r w:rsidR="00503BDD" w:rsidRPr="0027498E">
        <w:rPr>
          <w:rFonts w:ascii="Arial" w:eastAsia="Times New Roman" w:hAnsi="Arial" w:cs="Arial"/>
          <w:b/>
          <w:sz w:val="20"/>
          <w:szCs w:val="24"/>
        </w:rPr>
        <w:t xml:space="preserve">Potential </w:t>
      </w:r>
      <w:r w:rsidRPr="0027498E">
        <w:rPr>
          <w:rFonts w:ascii="Arial" w:eastAsia="Times New Roman" w:hAnsi="Arial" w:cs="Arial"/>
          <w:b/>
          <w:sz w:val="20"/>
          <w:szCs w:val="24"/>
        </w:rPr>
        <w:t>treatment oral antiviral demand of 186 countries under idealised assumptions</w:t>
      </w:r>
      <w:r w:rsidRPr="0027498E">
        <w:rPr>
          <w:rFonts w:ascii="Arial" w:eastAsia="Times New Roman" w:hAnsi="Arial" w:cs="Arial"/>
          <w:sz w:val="20"/>
          <w:szCs w:val="24"/>
        </w:rPr>
        <w:t>. Baloxavir marboxil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1918 A/H1N1 pandemic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w:t>
      </w:r>
      <w:r w:rsidRPr="0027498E">
        <w:rPr>
          <w:rFonts w:ascii="Arial" w:eastAsia="Times New Roman" w:hAnsi="Arial" w:cs="Arial"/>
          <w:b/>
          <w:sz w:val="20"/>
          <w:szCs w:val="24"/>
        </w:rPr>
        <w:t>B</w:t>
      </w:r>
      <w:r w:rsidRPr="0027498E">
        <w:rPr>
          <w:rFonts w:ascii="Arial" w:eastAsia="Times New Roman" w:hAnsi="Arial" w:cs="Arial"/>
          <w:sz w:val="20"/>
          <w:szCs w:val="24"/>
        </w:rPr>
        <w:t>) Hypothetical influenza pandemic with COVID-19-like disease burden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=3.0) but generation interval akin to seasonal influenza viruses.</w:t>
      </w:r>
    </w:p>
    <w:p w14:paraId="365FC216" w14:textId="6710EF3D"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6E6073F8" w14:textId="7777777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drawing>
          <wp:inline distT="0" distB="0" distL="0" distR="0" wp14:anchorId="1F059E83" wp14:editId="5053BC3F">
            <wp:extent cx="5520655" cy="305416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0655" cy="3054168"/>
                    </a:xfrm>
                    <a:prstGeom prst="rect">
                      <a:avLst/>
                    </a:prstGeom>
                  </pic:spPr>
                </pic:pic>
              </a:graphicData>
            </a:graphic>
          </wp:inline>
        </w:drawing>
      </w:r>
    </w:p>
    <w:p w14:paraId="054DDCD8" w14:textId="4322ACE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Figure 3: Demographic and economic covariates to treatment oral antiviral demand and impact</w:t>
      </w:r>
      <w:r w:rsidRPr="0027498E">
        <w:rPr>
          <w:rFonts w:ascii="Arial" w:eastAsia="Times New Roman" w:hAnsi="Arial" w:cs="Arial"/>
          <w:sz w:val="20"/>
          <w:szCs w:val="24"/>
        </w:rPr>
        <w:t xml:space="preserve">. Mean percentage deaths averted (left column) and </w:t>
      </w:r>
      <w:r w:rsidR="000E5693" w:rsidRPr="0027498E">
        <w:rPr>
          <w:rFonts w:ascii="Arial" w:eastAsia="Times New Roman" w:hAnsi="Arial" w:cs="Arial"/>
          <w:sz w:val="20"/>
          <w:szCs w:val="24"/>
        </w:rPr>
        <w:t xml:space="preserve">potential </w:t>
      </w:r>
      <w:r w:rsidRPr="0027498E">
        <w:rPr>
          <w:rFonts w:ascii="Arial" w:eastAsia="Times New Roman" w:hAnsi="Arial" w:cs="Arial"/>
          <w:sz w:val="20"/>
          <w:szCs w:val="24"/>
        </w:rPr>
        <w:t>treatment oral antiviral demand (right column) for each country (circle, shading denotes median age of country’s population) under different pandemic scenarios (denoted by colour of circles; red, 1918 A/H1N1; green, 1968 A/H3N2; blue, 2009 A/H1N1; and purple, COVID-19-like) are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Antiviral drugs were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Baloxavir marboxil. (</w:t>
      </w:r>
      <w:r w:rsidRPr="0027498E">
        <w:rPr>
          <w:rFonts w:ascii="Arial" w:eastAsia="Times New Roman" w:hAnsi="Arial" w:cs="Arial"/>
          <w:b/>
          <w:sz w:val="20"/>
          <w:szCs w:val="24"/>
        </w:rPr>
        <w:t>B</w:t>
      </w:r>
      <w:r w:rsidRPr="0027498E">
        <w:rPr>
          <w:rFonts w:ascii="Arial" w:eastAsia="Times New Roman" w:hAnsi="Arial" w:cs="Arial"/>
          <w:sz w:val="20"/>
          <w:szCs w:val="24"/>
        </w:rPr>
        <w:t xml:space="preserve">) Oseltamivir. </w:t>
      </w:r>
    </w:p>
    <w:p w14:paraId="64879F2B" w14:textId="0333E83A"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71EC93EE" w14:textId="77777777" w:rsidR="009B2E0E" w:rsidRPr="0027498E" w:rsidRDefault="009B2E0E" w:rsidP="009B2E0E">
      <w:pPr>
        <w:rPr>
          <w:rFonts w:ascii="Arial" w:hAnsi="Arial" w:cs="Arial"/>
        </w:rPr>
      </w:pPr>
      <w:r w:rsidRPr="0027498E">
        <w:rPr>
          <w:rFonts w:ascii="Arial" w:hAnsi="Arial" w:cs="Arial"/>
          <w:noProof/>
        </w:rPr>
        <w:drawing>
          <wp:inline distT="0" distB="0" distL="0" distR="0" wp14:anchorId="78D2EC7E" wp14:editId="71B6601C">
            <wp:extent cx="5718825" cy="271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0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8825" cy="2710190"/>
                    </a:xfrm>
                    <a:prstGeom prst="rect">
                      <a:avLst/>
                    </a:prstGeom>
                  </pic:spPr>
                </pic:pic>
              </a:graphicData>
            </a:graphic>
          </wp:inline>
        </w:drawing>
      </w:r>
    </w:p>
    <w:p w14:paraId="421FC490" w14:textId="244FF03D" w:rsidR="00270945" w:rsidRPr="0027498E" w:rsidRDefault="009B2E0E" w:rsidP="00406F45">
      <w:pPr>
        <w:spacing w:after="120" w:line="480" w:lineRule="auto"/>
        <w:rPr>
          <w:rFonts w:ascii="Arial" w:eastAsia="Times New Roman" w:hAnsi="Arial" w:cs="Arial"/>
          <w:sz w:val="20"/>
          <w:szCs w:val="24"/>
        </w:rPr>
      </w:pPr>
      <w:r w:rsidRPr="0027498E">
        <w:rPr>
          <w:rFonts w:ascii="Arial" w:hAnsi="Arial" w:cs="Arial"/>
          <w:b/>
        </w:rPr>
        <w:t>Figure 4: Joint effects of treatment delays, distribution strategies, post-exposure prophylaxis and antiviral resistance on mean percentage deaths averted and total antiviral demand</w:t>
      </w:r>
      <w:r w:rsidRPr="0027498E">
        <w:rPr>
          <w:rFonts w:ascii="Arial" w:hAnsi="Arial" w:cs="Arial"/>
        </w:rPr>
        <w:t xml:space="preserve">. Relative to the </w:t>
      </w:r>
      <w:r w:rsidR="00F07F40" w:rsidRPr="0027498E">
        <w:rPr>
          <w:rFonts w:ascii="Arial" w:hAnsi="Arial" w:cs="Arial"/>
        </w:rPr>
        <w:t>idealised reference</w:t>
      </w:r>
      <w:r w:rsidRPr="0027498E">
        <w:rPr>
          <w:rFonts w:ascii="Arial" w:hAnsi="Arial" w:cs="Arial"/>
        </w:rPr>
        <w:t xml:space="preserve"> scenario (i.e. antivirals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No emergence and spread of BXM-resistant viruses), mean posterior changes in mean percentage deaths averted (left plot) and total antiviral (i.e. BXM and oseltamivir) demand (right plot) across pandemics and countries are plotted as black circles (i.e. fixed effects) while the thick and thin lines denote the corresponding 67% and 95% highest posterior density intervals respectively. The corresponding pandemic scenario-adjusted posterior effects are plotted alongside (posterior mean and 95% highest posterior density interval denoted by colour of circle and line respectively; red, 1918 A/H1N1; green, 1968 A/H3N2; blue, 2009 A/H1N1; and purple, COVID-19-like).</w:t>
      </w:r>
    </w:p>
    <w:sectPr w:rsidR="00270945" w:rsidRPr="0027498E" w:rsidSect="0040158E">
      <w:headerReference w:type="default" r:id="rId16"/>
      <w:footerReference w:type="default" r:id="rId17"/>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03D39" w14:textId="77777777" w:rsidR="005753F3" w:rsidRDefault="005753F3">
      <w:pPr>
        <w:spacing w:after="0"/>
      </w:pPr>
      <w:r>
        <w:separator/>
      </w:r>
    </w:p>
  </w:endnote>
  <w:endnote w:type="continuationSeparator" w:id="0">
    <w:p w14:paraId="2217C538" w14:textId="77777777" w:rsidR="005753F3" w:rsidRDefault="005753F3">
      <w:pPr>
        <w:spacing w:after="0"/>
      </w:pPr>
      <w:r>
        <w:continuationSeparator/>
      </w:r>
    </w:p>
  </w:endnote>
  <w:endnote w:type="continuationNotice" w:id="1">
    <w:p w14:paraId="611D9DA8" w14:textId="77777777" w:rsidR="005753F3" w:rsidRDefault="005753F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1FB46D1A" w:rsidR="00936BD9" w:rsidRDefault="00936BD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346F214" w14:textId="77777777" w:rsidR="00936BD9" w:rsidRDefault="00936B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104E7" w14:textId="77777777" w:rsidR="005753F3" w:rsidRDefault="005753F3">
      <w:pPr>
        <w:spacing w:after="0"/>
      </w:pPr>
      <w:r>
        <w:separator/>
      </w:r>
    </w:p>
  </w:footnote>
  <w:footnote w:type="continuationSeparator" w:id="0">
    <w:p w14:paraId="7F01C09D" w14:textId="77777777" w:rsidR="005753F3" w:rsidRDefault="005753F3">
      <w:pPr>
        <w:spacing w:after="0"/>
      </w:pPr>
      <w:r>
        <w:continuationSeparator/>
      </w:r>
    </w:p>
  </w:footnote>
  <w:footnote w:type="continuationNotice" w:id="1">
    <w:p w14:paraId="284AEC7A" w14:textId="77777777" w:rsidR="005753F3" w:rsidRDefault="005753F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936BD9" w:rsidRDefault="00936BD9">
    <w:pPr>
      <w:jc w:val="right"/>
      <w:rPr>
        <w:sz w:val="20"/>
        <w:szCs w:val="20"/>
      </w:rPr>
    </w:pPr>
  </w:p>
  <w:p w14:paraId="186F9857" w14:textId="77777777" w:rsidR="00936BD9" w:rsidRDefault="00936B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24EE8"/>
    <w:rsid w:val="00024F6C"/>
    <w:rsid w:val="00031FBA"/>
    <w:rsid w:val="00034552"/>
    <w:rsid w:val="000370FB"/>
    <w:rsid w:val="00045856"/>
    <w:rsid w:val="00050166"/>
    <w:rsid w:val="00055064"/>
    <w:rsid w:val="0006263A"/>
    <w:rsid w:val="0008769A"/>
    <w:rsid w:val="000925AE"/>
    <w:rsid w:val="000A6D6C"/>
    <w:rsid w:val="000B760F"/>
    <w:rsid w:val="000C1AD9"/>
    <w:rsid w:val="000C3044"/>
    <w:rsid w:val="000C5DF8"/>
    <w:rsid w:val="000C72A7"/>
    <w:rsid w:val="000E3957"/>
    <w:rsid w:val="000E5693"/>
    <w:rsid w:val="000F7015"/>
    <w:rsid w:val="0010376C"/>
    <w:rsid w:val="00115B41"/>
    <w:rsid w:val="00146857"/>
    <w:rsid w:val="0015019D"/>
    <w:rsid w:val="00154466"/>
    <w:rsid w:val="00155130"/>
    <w:rsid w:val="00157719"/>
    <w:rsid w:val="00165BFB"/>
    <w:rsid w:val="00172A1B"/>
    <w:rsid w:val="001931B5"/>
    <w:rsid w:val="001B0070"/>
    <w:rsid w:val="001B0782"/>
    <w:rsid w:val="001C1472"/>
    <w:rsid w:val="001C1E4E"/>
    <w:rsid w:val="001C3F63"/>
    <w:rsid w:val="001D46B4"/>
    <w:rsid w:val="001E1D7E"/>
    <w:rsid w:val="00206619"/>
    <w:rsid w:val="002104C4"/>
    <w:rsid w:val="0022579B"/>
    <w:rsid w:val="00243F04"/>
    <w:rsid w:val="002653D2"/>
    <w:rsid w:val="0027043D"/>
    <w:rsid w:val="00270945"/>
    <w:rsid w:val="0027498E"/>
    <w:rsid w:val="002764E8"/>
    <w:rsid w:val="0028109D"/>
    <w:rsid w:val="0028587E"/>
    <w:rsid w:val="002A516E"/>
    <w:rsid w:val="002A7053"/>
    <w:rsid w:val="002B2848"/>
    <w:rsid w:val="002C1563"/>
    <w:rsid w:val="002D6EB6"/>
    <w:rsid w:val="002F51F6"/>
    <w:rsid w:val="002F78CA"/>
    <w:rsid w:val="003107C6"/>
    <w:rsid w:val="0031121C"/>
    <w:rsid w:val="003139DF"/>
    <w:rsid w:val="003225CA"/>
    <w:rsid w:val="00333F4D"/>
    <w:rsid w:val="00364BD8"/>
    <w:rsid w:val="003830A5"/>
    <w:rsid w:val="003A1DB4"/>
    <w:rsid w:val="003A6712"/>
    <w:rsid w:val="003D2BE0"/>
    <w:rsid w:val="003D5070"/>
    <w:rsid w:val="003E0ADC"/>
    <w:rsid w:val="003E408D"/>
    <w:rsid w:val="003E462A"/>
    <w:rsid w:val="0040158E"/>
    <w:rsid w:val="00406F45"/>
    <w:rsid w:val="0041449C"/>
    <w:rsid w:val="00415DF3"/>
    <w:rsid w:val="004217FA"/>
    <w:rsid w:val="004245BC"/>
    <w:rsid w:val="00426834"/>
    <w:rsid w:val="00436ADC"/>
    <w:rsid w:val="0044719F"/>
    <w:rsid w:val="00451D70"/>
    <w:rsid w:val="00474D11"/>
    <w:rsid w:val="0047629C"/>
    <w:rsid w:val="004768C8"/>
    <w:rsid w:val="00476D4B"/>
    <w:rsid w:val="004824B6"/>
    <w:rsid w:val="00483D1D"/>
    <w:rsid w:val="0048411F"/>
    <w:rsid w:val="004857F5"/>
    <w:rsid w:val="004909D3"/>
    <w:rsid w:val="004918BE"/>
    <w:rsid w:val="00491B9B"/>
    <w:rsid w:val="004B135C"/>
    <w:rsid w:val="004D00E2"/>
    <w:rsid w:val="004E3E9B"/>
    <w:rsid w:val="00503BDD"/>
    <w:rsid w:val="00517CB0"/>
    <w:rsid w:val="0052396A"/>
    <w:rsid w:val="00525752"/>
    <w:rsid w:val="00530215"/>
    <w:rsid w:val="0053691E"/>
    <w:rsid w:val="00537293"/>
    <w:rsid w:val="00542232"/>
    <w:rsid w:val="0057167A"/>
    <w:rsid w:val="0057446F"/>
    <w:rsid w:val="005753F3"/>
    <w:rsid w:val="0057704D"/>
    <w:rsid w:val="005773F6"/>
    <w:rsid w:val="00580101"/>
    <w:rsid w:val="00587902"/>
    <w:rsid w:val="00595073"/>
    <w:rsid w:val="005A78D5"/>
    <w:rsid w:val="005A7A84"/>
    <w:rsid w:val="005B0EA8"/>
    <w:rsid w:val="005C58AA"/>
    <w:rsid w:val="005C7DD7"/>
    <w:rsid w:val="005D308A"/>
    <w:rsid w:val="005F5735"/>
    <w:rsid w:val="005F7ACF"/>
    <w:rsid w:val="00615B75"/>
    <w:rsid w:val="00623869"/>
    <w:rsid w:val="00625C95"/>
    <w:rsid w:val="00632D82"/>
    <w:rsid w:val="00641815"/>
    <w:rsid w:val="006450AD"/>
    <w:rsid w:val="00646652"/>
    <w:rsid w:val="00670464"/>
    <w:rsid w:val="006A6A91"/>
    <w:rsid w:val="006B5244"/>
    <w:rsid w:val="006B5647"/>
    <w:rsid w:val="006B5D26"/>
    <w:rsid w:val="006B5D81"/>
    <w:rsid w:val="006C4748"/>
    <w:rsid w:val="006E7697"/>
    <w:rsid w:val="006E7AD3"/>
    <w:rsid w:val="006F5BD3"/>
    <w:rsid w:val="00701BA5"/>
    <w:rsid w:val="00704391"/>
    <w:rsid w:val="00704CA1"/>
    <w:rsid w:val="007139E9"/>
    <w:rsid w:val="00725DF4"/>
    <w:rsid w:val="00731B64"/>
    <w:rsid w:val="007363CF"/>
    <w:rsid w:val="00743862"/>
    <w:rsid w:val="007527BE"/>
    <w:rsid w:val="007555DF"/>
    <w:rsid w:val="007609B7"/>
    <w:rsid w:val="00765D9C"/>
    <w:rsid w:val="00776A9F"/>
    <w:rsid w:val="00777704"/>
    <w:rsid w:val="007837ED"/>
    <w:rsid w:val="00795EE0"/>
    <w:rsid w:val="007A024E"/>
    <w:rsid w:val="007A18F0"/>
    <w:rsid w:val="007A3F3B"/>
    <w:rsid w:val="007B6B9B"/>
    <w:rsid w:val="007C5CF8"/>
    <w:rsid w:val="007E3E52"/>
    <w:rsid w:val="007E4F41"/>
    <w:rsid w:val="007E77FF"/>
    <w:rsid w:val="00823F04"/>
    <w:rsid w:val="00824488"/>
    <w:rsid w:val="0082468E"/>
    <w:rsid w:val="00880653"/>
    <w:rsid w:val="008902BF"/>
    <w:rsid w:val="00891524"/>
    <w:rsid w:val="008C6857"/>
    <w:rsid w:val="008E3BED"/>
    <w:rsid w:val="008E6DB8"/>
    <w:rsid w:val="008F24BE"/>
    <w:rsid w:val="00904FBD"/>
    <w:rsid w:val="00927BAF"/>
    <w:rsid w:val="00936BD9"/>
    <w:rsid w:val="00944747"/>
    <w:rsid w:val="0094582B"/>
    <w:rsid w:val="009548C1"/>
    <w:rsid w:val="00966609"/>
    <w:rsid w:val="00966FB8"/>
    <w:rsid w:val="00980C22"/>
    <w:rsid w:val="009A0DF7"/>
    <w:rsid w:val="009A3B92"/>
    <w:rsid w:val="009A63EA"/>
    <w:rsid w:val="009A710A"/>
    <w:rsid w:val="009B007A"/>
    <w:rsid w:val="009B085D"/>
    <w:rsid w:val="009B2E0E"/>
    <w:rsid w:val="009B4112"/>
    <w:rsid w:val="009D0C15"/>
    <w:rsid w:val="009F5482"/>
    <w:rsid w:val="009F66BE"/>
    <w:rsid w:val="00A04F5C"/>
    <w:rsid w:val="00A11706"/>
    <w:rsid w:val="00A125C4"/>
    <w:rsid w:val="00A1401C"/>
    <w:rsid w:val="00A15B5B"/>
    <w:rsid w:val="00A324AC"/>
    <w:rsid w:val="00A36AB6"/>
    <w:rsid w:val="00A4399B"/>
    <w:rsid w:val="00A500E3"/>
    <w:rsid w:val="00A53343"/>
    <w:rsid w:val="00A635A9"/>
    <w:rsid w:val="00A75721"/>
    <w:rsid w:val="00A81EC6"/>
    <w:rsid w:val="00A84DC9"/>
    <w:rsid w:val="00A85CC3"/>
    <w:rsid w:val="00A8678D"/>
    <w:rsid w:val="00A928AD"/>
    <w:rsid w:val="00A92A69"/>
    <w:rsid w:val="00AA5A10"/>
    <w:rsid w:val="00AC36BD"/>
    <w:rsid w:val="00AC542D"/>
    <w:rsid w:val="00AE1793"/>
    <w:rsid w:val="00AE60EF"/>
    <w:rsid w:val="00AF7B8A"/>
    <w:rsid w:val="00B05F0A"/>
    <w:rsid w:val="00B0709A"/>
    <w:rsid w:val="00B14AB8"/>
    <w:rsid w:val="00B30924"/>
    <w:rsid w:val="00B377F4"/>
    <w:rsid w:val="00B4169B"/>
    <w:rsid w:val="00B43D4F"/>
    <w:rsid w:val="00B521D7"/>
    <w:rsid w:val="00B55618"/>
    <w:rsid w:val="00B60691"/>
    <w:rsid w:val="00B62092"/>
    <w:rsid w:val="00B73DB7"/>
    <w:rsid w:val="00B7739B"/>
    <w:rsid w:val="00B9147E"/>
    <w:rsid w:val="00BD49CE"/>
    <w:rsid w:val="00BE4840"/>
    <w:rsid w:val="00BF00B4"/>
    <w:rsid w:val="00C00838"/>
    <w:rsid w:val="00C0086F"/>
    <w:rsid w:val="00C27470"/>
    <w:rsid w:val="00C33F07"/>
    <w:rsid w:val="00C43253"/>
    <w:rsid w:val="00C441E9"/>
    <w:rsid w:val="00C62C91"/>
    <w:rsid w:val="00C96A8C"/>
    <w:rsid w:val="00C96CE4"/>
    <w:rsid w:val="00C97AF8"/>
    <w:rsid w:val="00CA1C1E"/>
    <w:rsid w:val="00CB2D3D"/>
    <w:rsid w:val="00CB5B28"/>
    <w:rsid w:val="00CD5AA1"/>
    <w:rsid w:val="00CE6CE9"/>
    <w:rsid w:val="00D10F33"/>
    <w:rsid w:val="00D206DA"/>
    <w:rsid w:val="00D2617E"/>
    <w:rsid w:val="00D46129"/>
    <w:rsid w:val="00D56FC3"/>
    <w:rsid w:val="00D90963"/>
    <w:rsid w:val="00D92085"/>
    <w:rsid w:val="00DA509C"/>
    <w:rsid w:val="00DB3F74"/>
    <w:rsid w:val="00DB75BD"/>
    <w:rsid w:val="00DC3310"/>
    <w:rsid w:val="00DC6FBF"/>
    <w:rsid w:val="00DE3A31"/>
    <w:rsid w:val="00DF39B4"/>
    <w:rsid w:val="00DF4009"/>
    <w:rsid w:val="00DF48AE"/>
    <w:rsid w:val="00DF7EA3"/>
    <w:rsid w:val="00E01958"/>
    <w:rsid w:val="00E13DBE"/>
    <w:rsid w:val="00E229F1"/>
    <w:rsid w:val="00E24F0B"/>
    <w:rsid w:val="00E33FC4"/>
    <w:rsid w:val="00E467FC"/>
    <w:rsid w:val="00E52B81"/>
    <w:rsid w:val="00E5493E"/>
    <w:rsid w:val="00E6133D"/>
    <w:rsid w:val="00E62015"/>
    <w:rsid w:val="00E72A1F"/>
    <w:rsid w:val="00E85101"/>
    <w:rsid w:val="00EA05EF"/>
    <w:rsid w:val="00EB5DD5"/>
    <w:rsid w:val="00ED615F"/>
    <w:rsid w:val="00EE32C8"/>
    <w:rsid w:val="00EF15A3"/>
    <w:rsid w:val="00EF3124"/>
    <w:rsid w:val="00EF5897"/>
    <w:rsid w:val="00F07F40"/>
    <w:rsid w:val="00F251FC"/>
    <w:rsid w:val="00F30B2F"/>
    <w:rsid w:val="00F31A5B"/>
    <w:rsid w:val="00F418DE"/>
    <w:rsid w:val="00F57B3A"/>
    <w:rsid w:val="00F62BD2"/>
    <w:rsid w:val="00F649EE"/>
    <w:rsid w:val="00F66A6C"/>
    <w:rsid w:val="00F66B36"/>
    <w:rsid w:val="00F839A7"/>
    <w:rsid w:val="00F947C2"/>
    <w:rsid w:val="00FA2562"/>
    <w:rsid w:val="00FC3D96"/>
    <w:rsid w:val="00FE6F60"/>
    <w:rsid w:val="00FF4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48411F"/>
    <w:pPr>
      <w:tabs>
        <w:tab w:val="left" w:pos="500"/>
      </w:tabs>
      <w:spacing w:after="240"/>
      <w:ind w:left="504" w:hanging="504"/>
    </w:pPr>
  </w:style>
  <w:style w:type="paragraph" w:styleId="HTMLPreformatted">
    <w:name w:val="HTML Preformatted"/>
    <w:basedOn w:val="Normal"/>
    <w:link w:val="HTMLPreformattedChar"/>
    <w:uiPriority w:val="99"/>
    <w:unhideWhenUsed/>
    <w:rsid w:val="00F31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rsid w:val="00F31A5B"/>
    <w:rPr>
      <w:rFonts w:ascii="Courier New" w:eastAsia="Times New Roman" w:hAnsi="Courier New" w:cs="Courier New"/>
      <w:sz w:val="20"/>
      <w:szCs w:val="20"/>
      <w:lang w:val="en-SG" w:eastAsia="zh-CN"/>
    </w:rPr>
  </w:style>
  <w:style w:type="table" w:styleId="TableGrid">
    <w:name w:val="Table Grid"/>
    <w:basedOn w:val="TableNormal"/>
    <w:uiPriority w:val="59"/>
    <w:rsid w:val="009F54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257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0575">
      <w:bodyDiv w:val="1"/>
      <w:marLeft w:val="0"/>
      <w:marRight w:val="0"/>
      <w:marTop w:val="0"/>
      <w:marBottom w:val="0"/>
      <w:divBdr>
        <w:top w:val="none" w:sz="0" w:space="0" w:color="auto"/>
        <w:left w:val="none" w:sz="0" w:space="0" w:color="auto"/>
        <w:bottom w:val="none" w:sz="0" w:space="0" w:color="auto"/>
        <w:right w:val="none" w:sz="0" w:space="0" w:color="auto"/>
      </w:divBdr>
    </w:div>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85734497">
      <w:bodyDiv w:val="1"/>
      <w:marLeft w:val="0"/>
      <w:marRight w:val="0"/>
      <w:marTop w:val="0"/>
      <w:marBottom w:val="0"/>
      <w:divBdr>
        <w:top w:val="none" w:sz="0" w:space="0" w:color="auto"/>
        <w:left w:val="none" w:sz="0" w:space="0" w:color="auto"/>
        <w:bottom w:val="none" w:sz="0" w:space="0" w:color="auto"/>
        <w:right w:val="none" w:sz="0" w:space="0" w:color="auto"/>
      </w:divBdr>
    </w:div>
    <w:div w:id="174925407">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06644429">
      <w:bodyDiv w:val="1"/>
      <w:marLeft w:val="0"/>
      <w:marRight w:val="0"/>
      <w:marTop w:val="0"/>
      <w:marBottom w:val="0"/>
      <w:divBdr>
        <w:top w:val="none" w:sz="0" w:space="0" w:color="auto"/>
        <w:left w:val="none" w:sz="0" w:space="0" w:color="auto"/>
        <w:bottom w:val="none" w:sz="0" w:space="0" w:color="auto"/>
        <w:right w:val="none" w:sz="0" w:space="0" w:color="auto"/>
      </w:divBdr>
    </w:div>
    <w:div w:id="242230019">
      <w:bodyDiv w:val="1"/>
      <w:marLeft w:val="0"/>
      <w:marRight w:val="0"/>
      <w:marTop w:val="0"/>
      <w:marBottom w:val="0"/>
      <w:divBdr>
        <w:top w:val="none" w:sz="0" w:space="0" w:color="auto"/>
        <w:left w:val="none" w:sz="0" w:space="0" w:color="auto"/>
        <w:bottom w:val="none" w:sz="0" w:space="0" w:color="auto"/>
        <w:right w:val="none" w:sz="0" w:space="0" w:color="auto"/>
      </w:divBdr>
    </w:div>
    <w:div w:id="274560860">
      <w:bodyDiv w:val="1"/>
      <w:marLeft w:val="0"/>
      <w:marRight w:val="0"/>
      <w:marTop w:val="0"/>
      <w:marBottom w:val="0"/>
      <w:divBdr>
        <w:top w:val="none" w:sz="0" w:space="0" w:color="auto"/>
        <w:left w:val="none" w:sz="0" w:space="0" w:color="auto"/>
        <w:bottom w:val="none" w:sz="0" w:space="0" w:color="auto"/>
        <w:right w:val="none" w:sz="0" w:space="0" w:color="auto"/>
      </w:divBdr>
    </w:div>
    <w:div w:id="336421400">
      <w:bodyDiv w:val="1"/>
      <w:marLeft w:val="0"/>
      <w:marRight w:val="0"/>
      <w:marTop w:val="0"/>
      <w:marBottom w:val="0"/>
      <w:divBdr>
        <w:top w:val="none" w:sz="0" w:space="0" w:color="auto"/>
        <w:left w:val="none" w:sz="0" w:space="0" w:color="auto"/>
        <w:bottom w:val="none" w:sz="0" w:space="0" w:color="auto"/>
        <w:right w:val="none" w:sz="0" w:space="0" w:color="auto"/>
      </w:divBdr>
    </w:div>
    <w:div w:id="53281440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999506207">
      <w:bodyDiv w:val="1"/>
      <w:marLeft w:val="0"/>
      <w:marRight w:val="0"/>
      <w:marTop w:val="0"/>
      <w:marBottom w:val="0"/>
      <w:divBdr>
        <w:top w:val="none" w:sz="0" w:space="0" w:color="auto"/>
        <w:left w:val="none" w:sz="0" w:space="0" w:color="auto"/>
        <w:bottom w:val="none" w:sz="0" w:space="0" w:color="auto"/>
        <w:right w:val="none" w:sz="0" w:space="0" w:color="auto"/>
      </w:divBdr>
    </w:div>
    <w:div w:id="1109350069">
      <w:bodyDiv w:val="1"/>
      <w:marLeft w:val="0"/>
      <w:marRight w:val="0"/>
      <w:marTop w:val="0"/>
      <w:marBottom w:val="0"/>
      <w:divBdr>
        <w:top w:val="none" w:sz="0" w:space="0" w:color="auto"/>
        <w:left w:val="none" w:sz="0" w:space="0" w:color="auto"/>
        <w:bottom w:val="none" w:sz="0" w:space="0" w:color="auto"/>
        <w:right w:val="none" w:sz="0" w:space="0" w:color="auto"/>
      </w:divBdr>
    </w:div>
    <w:div w:id="1256087585">
      <w:bodyDiv w:val="1"/>
      <w:marLeft w:val="0"/>
      <w:marRight w:val="0"/>
      <w:marTop w:val="0"/>
      <w:marBottom w:val="0"/>
      <w:divBdr>
        <w:top w:val="none" w:sz="0" w:space="0" w:color="auto"/>
        <w:left w:val="none" w:sz="0" w:space="0" w:color="auto"/>
        <w:bottom w:val="none" w:sz="0" w:space="0" w:color="auto"/>
        <w:right w:val="none" w:sz="0" w:space="0" w:color="auto"/>
      </w:divBdr>
    </w:div>
    <w:div w:id="1298224723">
      <w:bodyDiv w:val="1"/>
      <w:marLeft w:val="0"/>
      <w:marRight w:val="0"/>
      <w:marTop w:val="0"/>
      <w:marBottom w:val="0"/>
      <w:divBdr>
        <w:top w:val="none" w:sz="0" w:space="0" w:color="auto"/>
        <w:left w:val="none" w:sz="0" w:space="0" w:color="auto"/>
        <w:bottom w:val="none" w:sz="0" w:space="0" w:color="auto"/>
        <w:right w:val="none" w:sz="0" w:space="0" w:color="auto"/>
      </w:divBdr>
    </w:div>
    <w:div w:id="1754162092">
      <w:bodyDiv w:val="1"/>
      <w:marLeft w:val="0"/>
      <w:marRight w:val="0"/>
      <w:marTop w:val="0"/>
      <w:marBottom w:val="0"/>
      <w:divBdr>
        <w:top w:val="none" w:sz="0" w:space="0" w:color="auto"/>
        <w:left w:val="none" w:sz="0" w:space="0" w:color="auto"/>
        <w:bottom w:val="none" w:sz="0" w:space="0" w:color="auto"/>
        <w:right w:val="none" w:sz="0" w:space="0" w:color="auto"/>
      </w:divBdr>
    </w:div>
    <w:div w:id="1761828503">
      <w:bodyDiv w:val="1"/>
      <w:marLeft w:val="0"/>
      <w:marRight w:val="0"/>
      <w:marTop w:val="0"/>
      <w:marBottom w:val="0"/>
      <w:divBdr>
        <w:top w:val="none" w:sz="0" w:space="0" w:color="auto"/>
        <w:left w:val="none" w:sz="0" w:space="0" w:color="auto"/>
        <w:bottom w:val="none" w:sz="0" w:space="0" w:color="auto"/>
        <w:right w:val="none" w:sz="0" w:space="0" w:color="auto"/>
      </w:divBdr>
    </w:div>
    <w:div w:id="1944066260">
      <w:bodyDiv w:val="1"/>
      <w:marLeft w:val="0"/>
      <w:marRight w:val="0"/>
      <w:marTop w:val="0"/>
      <w:marBottom w:val="0"/>
      <w:divBdr>
        <w:top w:val="none" w:sz="0" w:space="0" w:color="auto"/>
        <w:left w:val="none" w:sz="0" w:space="0" w:color="auto"/>
        <w:bottom w:val="none" w:sz="0" w:space="0" w:color="auto"/>
        <w:right w:val="none" w:sz="0" w:space="0" w:color="auto"/>
      </w:divBdr>
    </w:div>
    <w:div w:id="211367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C-LAEB/flu-antiviral-stockpil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pnascentral.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x.han@amsterdamumc.n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0F248-F912-6F42-A331-FBEC08375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40507</Words>
  <Characters>230891</Characters>
  <Application>Microsoft Office Word</Application>
  <DocSecurity>0</DocSecurity>
  <Lines>1924</Lines>
  <Paragraphs>541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270857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Alvin Han</cp:lastModifiedBy>
  <cp:revision>1</cp:revision>
  <dcterms:created xsi:type="dcterms:W3CDTF">2026-05-08T15:34:00Z</dcterms:created>
  <dcterms:modified xsi:type="dcterms:W3CDTF">2026-05-08T16:58:00Z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id="W7WzJVpk"/&gt;&lt;style id="http://www.zotero.org/styles/pnas" hasBibliography="1" bibliographyStyleHasBeenSet="1"/&gt;&lt;prefs&gt;&lt;pref name="fieldType" value="Field"/&gt;&lt;/prefs&gt;&lt;/data&gt;</vt:lpwstr>
  </property>
</Properties>
</file>